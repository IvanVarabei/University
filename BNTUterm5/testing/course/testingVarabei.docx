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079A14" w14:textId="77777777" w:rsidR="00E54E53" w:rsidRPr="00851E46" w:rsidRDefault="00E54E53" w:rsidP="00906935">
      <w:pPr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МИНИСТЕРСТВО</w:t>
      </w:r>
      <w:r w:rsidR="00851E46" w:rsidRPr="00851E46">
        <w:rPr>
          <w:sz w:val="28"/>
          <w:szCs w:val="28"/>
        </w:rPr>
        <w:t xml:space="preserve"> ОБРАЗОВАНИЯ И НАУКИ РЕСПУБЛИКИ </w:t>
      </w:r>
      <w:r w:rsidRPr="00851E46">
        <w:rPr>
          <w:sz w:val="28"/>
          <w:szCs w:val="28"/>
        </w:rPr>
        <w:t>БЕЛАРУСЬ</w:t>
      </w:r>
    </w:p>
    <w:p w14:paraId="23C6602F" w14:textId="77777777" w:rsidR="00E54E53" w:rsidRPr="00851E46" w:rsidRDefault="00E54E53" w:rsidP="00906935">
      <w:pPr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БЕЛОРУССКИЙ НАЦИОНАЛЬНЫЙ ТЕХНИЧЕСКИЙ УНИВЕРСИТЕТ</w:t>
      </w:r>
    </w:p>
    <w:p w14:paraId="0B4A136F" w14:textId="77777777" w:rsidR="00E54E53" w:rsidRPr="00851E46" w:rsidRDefault="00E54E53" w:rsidP="00906935">
      <w:pPr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Факультет информационных технологий и робототехники (ФИТР)</w:t>
      </w:r>
    </w:p>
    <w:p w14:paraId="672A6659" w14:textId="77777777" w:rsidR="00E54E53" w:rsidRDefault="00E54E53" w:rsidP="00906935">
      <w:pPr>
        <w:spacing w:line="360" w:lineRule="auto"/>
        <w:jc w:val="center"/>
      </w:pPr>
    </w:p>
    <w:p w14:paraId="70DAD520" w14:textId="77777777" w:rsidR="00E54E53" w:rsidRDefault="00E54E53" w:rsidP="00906935">
      <w:pPr>
        <w:jc w:val="center"/>
        <w:rPr>
          <w:sz w:val="28"/>
        </w:rPr>
      </w:pPr>
      <w:r>
        <w:rPr>
          <w:sz w:val="28"/>
        </w:rPr>
        <w:t xml:space="preserve">Кафедра программного обеспечения </w:t>
      </w:r>
      <w:r w:rsidR="00137DA2">
        <w:rPr>
          <w:sz w:val="28"/>
        </w:rPr>
        <w:t>информационных</w:t>
      </w:r>
    </w:p>
    <w:p w14:paraId="1675AA2F" w14:textId="77777777" w:rsidR="00137DA2" w:rsidRDefault="00137DA2" w:rsidP="00906935">
      <w:pPr>
        <w:jc w:val="center"/>
        <w:rPr>
          <w:sz w:val="28"/>
        </w:rPr>
      </w:pPr>
      <w:r>
        <w:rPr>
          <w:sz w:val="28"/>
        </w:rPr>
        <w:t>систем и технологий</w:t>
      </w:r>
    </w:p>
    <w:p w14:paraId="0A37501D" w14:textId="77777777" w:rsidR="00E54E53" w:rsidRDefault="00E54E53" w:rsidP="00906935">
      <w:pPr>
        <w:spacing w:line="360" w:lineRule="auto"/>
        <w:jc w:val="center"/>
      </w:pPr>
    </w:p>
    <w:p w14:paraId="5DAB6C7B" w14:textId="77777777" w:rsidR="00E54E53" w:rsidRDefault="00E54E53" w:rsidP="00906935">
      <w:pPr>
        <w:spacing w:line="360" w:lineRule="auto"/>
        <w:jc w:val="center"/>
      </w:pPr>
    </w:p>
    <w:p w14:paraId="02EB378F" w14:textId="77777777" w:rsidR="00E54E53" w:rsidRDefault="00E54E53" w:rsidP="00906935">
      <w:pPr>
        <w:spacing w:line="360" w:lineRule="auto"/>
        <w:jc w:val="center"/>
      </w:pPr>
    </w:p>
    <w:p w14:paraId="6A05A809" w14:textId="77777777" w:rsidR="00851E46" w:rsidRDefault="00851E46" w:rsidP="00906935">
      <w:pPr>
        <w:spacing w:line="360" w:lineRule="auto"/>
        <w:jc w:val="center"/>
      </w:pPr>
    </w:p>
    <w:p w14:paraId="5A39BBE3" w14:textId="77777777" w:rsidR="00851E46" w:rsidRDefault="00851E46" w:rsidP="00906935">
      <w:pPr>
        <w:spacing w:line="360" w:lineRule="auto"/>
        <w:jc w:val="center"/>
      </w:pPr>
    </w:p>
    <w:p w14:paraId="41C8F396" w14:textId="77777777" w:rsidR="00E54E53" w:rsidRDefault="00E54E53" w:rsidP="00906935">
      <w:pPr>
        <w:spacing w:line="360" w:lineRule="auto"/>
        <w:jc w:val="center"/>
        <w:rPr>
          <w:b/>
        </w:rPr>
      </w:pPr>
    </w:p>
    <w:p w14:paraId="51972D61" w14:textId="77777777" w:rsidR="00E54E53" w:rsidRPr="00851E46" w:rsidRDefault="00C33226" w:rsidP="0090693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14:paraId="7611CA56" w14:textId="74CE1414" w:rsidR="00E54E53" w:rsidRPr="00851E46" w:rsidRDefault="06B750E2" w:rsidP="00906935">
      <w:pPr>
        <w:ind w:right="-1"/>
        <w:jc w:val="center"/>
        <w:rPr>
          <w:sz w:val="28"/>
          <w:szCs w:val="28"/>
        </w:rPr>
      </w:pPr>
      <w:r w:rsidRPr="06B750E2">
        <w:rPr>
          <w:sz w:val="28"/>
          <w:szCs w:val="28"/>
        </w:rPr>
        <w:t>по дисциплине:” Модульное тестирование”</w:t>
      </w:r>
    </w:p>
    <w:p w14:paraId="72A3D3EC" w14:textId="77777777" w:rsidR="00E54E53" w:rsidRPr="00851E46" w:rsidRDefault="00E54E53" w:rsidP="00906935">
      <w:pPr>
        <w:spacing w:line="360" w:lineRule="auto"/>
        <w:jc w:val="center"/>
        <w:rPr>
          <w:sz w:val="28"/>
          <w:szCs w:val="28"/>
        </w:rPr>
      </w:pPr>
    </w:p>
    <w:p w14:paraId="3D276FCE" w14:textId="77777777" w:rsidR="00E54E53" w:rsidRPr="00851E46" w:rsidRDefault="00E54E53" w:rsidP="00906935">
      <w:pPr>
        <w:spacing w:line="360" w:lineRule="auto"/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на тему:</w:t>
      </w:r>
      <w:r w:rsidR="00851E46">
        <w:rPr>
          <w:sz w:val="28"/>
          <w:szCs w:val="28"/>
        </w:rPr>
        <w:t xml:space="preserve"> </w:t>
      </w:r>
      <w:r w:rsidR="00851E46">
        <w:rPr>
          <w:b/>
          <w:sz w:val="28"/>
          <w:szCs w:val="28"/>
        </w:rPr>
        <w:t>«</w:t>
      </w:r>
      <w:r w:rsidR="003730B1" w:rsidRPr="003730B1">
        <w:rPr>
          <w:sz w:val="28"/>
          <w:szCs w:val="28"/>
        </w:rPr>
        <w:t>Электронный магазин для мобильных телефонов</w:t>
      </w:r>
      <w:r w:rsidR="00851E46" w:rsidRPr="00851E46">
        <w:rPr>
          <w:sz w:val="28"/>
          <w:szCs w:val="28"/>
        </w:rPr>
        <w:t>»</w:t>
      </w:r>
    </w:p>
    <w:p w14:paraId="0D0B940D" w14:textId="77777777" w:rsidR="00E54E53" w:rsidRDefault="00E54E53" w:rsidP="00906935">
      <w:pPr>
        <w:spacing w:line="360" w:lineRule="auto"/>
        <w:jc w:val="center"/>
      </w:pPr>
    </w:p>
    <w:p w14:paraId="0E27B00A" w14:textId="77777777" w:rsidR="00E54E53" w:rsidRDefault="00E54E53" w:rsidP="00906935">
      <w:pPr>
        <w:spacing w:line="360" w:lineRule="auto"/>
        <w:jc w:val="center"/>
      </w:pPr>
    </w:p>
    <w:p w14:paraId="60061E4C" w14:textId="77777777" w:rsidR="00137DA2" w:rsidRDefault="00137DA2" w:rsidP="00906935">
      <w:pPr>
        <w:spacing w:line="360" w:lineRule="auto"/>
        <w:jc w:val="center"/>
      </w:pPr>
    </w:p>
    <w:p w14:paraId="44EAFD9C" w14:textId="77777777" w:rsidR="00851E46" w:rsidRDefault="00851E46" w:rsidP="00906935">
      <w:pPr>
        <w:spacing w:line="360" w:lineRule="auto"/>
        <w:jc w:val="center"/>
      </w:pPr>
    </w:p>
    <w:p w14:paraId="4B94D5A5" w14:textId="77777777" w:rsidR="00851E46" w:rsidRDefault="00851E46" w:rsidP="00906935">
      <w:pPr>
        <w:spacing w:line="360" w:lineRule="auto"/>
        <w:jc w:val="center"/>
      </w:pPr>
    </w:p>
    <w:p w14:paraId="3DEEC669" w14:textId="77777777" w:rsidR="00137DA2" w:rsidRDefault="00137DA2" w:rsidP="00906935">
      <w:pPr>
        <w:spacing w:line="360" w:lineRule="auto"/>
        <w:jc w:val="center"/>
      </w:pPr>
    </w:p>
    <w:p w14:paraId="3656B9AB" w14:textId="77777777" w:rsidR="00E54E53" w:rsidRDefault="00E54E53" w:rsidP="00906935">
      <w:pPr>
        <w:spacing w:line="360" w:lineRule="auto"/>
        <w:jc w:val="right"/>
      </w:pPr>
    </w:p>
    <w:p w14:paraId="0E5AF4B2" w14:textId="77777777" w:rsidR="00A4779B" w:rsidRPr="00851E46" w:rsidRDefault="00E54E53" w:rsidP="00906935">
      <w:pPr>
        <w:tabs>
          <w:tab w:val="left" w:pos="6379"/>
        </w:tabs>
        <w:jc w:val="right"/>
        <w:rPr>
          <w:sz w:val="28"/>
          <w:szCs w:val="28"/>
        </w:rPr>
      </w:pPr>
      <w:r w:rsidRPr="00851E46">
        <w:rPr>
          <w:sz w:val="28"/>
          <w:szCs w:val="28"/>
        </w:rPr>
        <w:t>Выполнил</w:t>
      </w:r>
      <w:r w:rsidRPr="00851E46">
        <w:rPr>
          <w:b/>
          <w:sz w:val="28"/>
          <w:szCs w:val="28"/>
        </w:rPr>
        <w:t>:</w:t>
      </w:r>
      <w:r w:rsidR="00A4779B" w:rsidRPr="00851E46">
        <w:rPr>
          <w:sz w:val="28"/>
          <w:szCs w:val="28"/>
        </w:rPr>
        <w:t xml:space="preserve"> ст.гр. </w:t>
      </w:r>
    </w:p>
    <w:p w14:paraId="5EDDA6F5" w14:textId="77777777" w:rsidR="00E54E53" w:rsidRPr="00851E46" w:rsidRDefault="00A4779B" w:rsidP="00906935">
      <w:pPr>
        <w:tabs>
          <w:tab w:val="left" w:pos="6379"/>
        </w:tabs>
        <w:jc w:val="right"/>
        <w:rPr>
          <w:sz w:val="28"/>
          <w:szCs w:val="28"/>
        </w:rPr>
      </w:pPr>
      <w:r w:rsidRPr="00851E46">
        <w:rPr>
          <w:sz w:val="28"/>
          <w:szCs w:val="28"/>
        </w:rPr>
        <w:t>10701118</w:t>
      </w:r>
      <w:r w:rsidR="00137DA2" w:rsidRPr="00851E46">
        <w:rPr>
          <w:sz w:val="28"/>
          <w:szCs w:val="28"/>
        </w:rPr>
        <w:t xml:space="preserve"> </w:t>
      </w:r>
      <w:r w:rsidR="00886B63">
        <w:rPr>
          <w:b/>
          <w:sz w:val="28"/>
          <w:szCs w:val="28"/>
        </w:rPr>
        <w:t>Воробей И.А</w:t>
      </w:r>
      <w:r w:rsidR="00137DA2" w:rsidRPr="00851E46">
        <w:rPr>
          <w:b/>
          <w:sz w:val="28"/>
          <w:szCs w:val="28"/>
        </w:rPr>
        <w:t>.</w:t>
      </w:r>
    </w:p>
    <w:p w14:paraId="45FB0818" w14:textId="77777777" w:rsidR="00E54E53" w:rsidRPr="00851E46" w:rsidRDefault="00E54E53" w:rsidP="00906935">
      <w:pPr>
        <w:tabs>
          <w:tab w:val="left" w:pos="7200"/>
        </w:tabs>
        <w:jc w:val="right"/>
        <w:rPr>
          <w:sz w:val="28"/>
          <w:szCs w:val="28"/>
        </w:rPr>
      </w:pPr>
    </w:p>
    <w:p w14:paraId="5C7D5541" w14:textId="77777777" w:rsidR="00E54E53" w:rsidRPr="00851E46" w:rsidRDefault="00E54E53" w:rsidP="00906935">
      <w:pPr>
        <w:tabs>
          <w:tab w:val="left" w:pos="6379"/>
        </w:tabs>
        <w:jc w:val="right"/>
        <w:rPr>
          <w:i/>
          <w:sz w:val="28"/>
          <w:szCs w:val="28"/>
        </w:rPr>
      </w:pPr>
      <w:r w:rsidRPr="00851E46">
        <w:rPr>
          <w:sz w:val="28"/>
          <w:szCs w:val="28"/>
        </w:rPr>
        <w:t>Принял</w:t>
      </w:r>
      <w:r w:rsidRPr="00851E46">
        <w:rPr>
          <w:b/>
          <w:sz w:val="28"/>
          <w:szCs w:val="28"/>
        </w:rPr>
        <w:t>:</w:t>
      </w:r>
      <w:r w:rsidRPr="00851E46">
        <w:rPr>
          <w:sz w:val="28"/>
          <w:szCs w:val="28"/>
        </w:rPr>
        <w:t xml:space="preserve"> </w:t>
      </w:r>
      <w:r w:rsidR="00137DA2" w:rsidRPr="00851E46">
        <w:rPr>
          <w:sz w:val="28"/>
          <w:szCs w:val="28"/>
        </w:rPr>
        <w:t xml:space="preserve">к.т.н. доц. </w:t>
      </w:r>
      <w:r w:rsidR="00FB3F36">
        <w:rPr>
          <w:b/>
          <w:sz w:val="28"/>
          <w:szCs w:val="28"/>
        </w:rPr>
        <w:t>Попова Ю.Б</w:t>
      </w:r>
      <w:r w:rsidR="00137DA2" w:rsidRPr="00851E46">
        <w:rPr>
          <w:b/>
          <w:sz w:val="28"/>
          <w:szCs w:val="28"/>
        </w:rPr>
        <w:t>.</w:t>
      </w:r>
    </w:p>
    <w:p w14:paraId="049F31CB" w14:textId="77777777" w:rsidR="00E54E53" w:rsidRDefault="00E54E53" w:rsidP="00906935">
      <w:pPr>
        <w:spacing w:line="360" w:lineRule="auto"/>
        <w:rPr>
          <w:i/>
          <w:sz w:val="28"/>
        </w:rPr>
      </w:pPr>
    </w:p>
    <w:p w14:paraId="53128261" w14:textId="77777777" w:rsidR="00E54E53" w:rsidRDefault="00E54E53" w:rsidP="00906935">
      <w:pPr>
        <w:spacing w:line="360" w:lineRule="auto"/>
        <w:rPr>
          <w:i/>
          <w:sz w:val="28"/>
        </w:rPr>
      </w:pPr>
    </w:p>
    <w:p w14:paraId="62486C05" w14:textId="77777777" w:rsidR="00815D2B" w:rsidRDefault="00815D2B" w:rsidP="00906935">
      <w:pPr>
        <w:spacing w:line="360" w:lineRule="auto"/>
        <w:rPr>
          <w:i/>
          <w:sz w:val="28"/>
        </w:rPr>
      </w:pPr>
    </w:p>
    <w:p w14:paraId="4101652C" w14:textId="77777777" w:rsidR="00851E46" w:rsidRDefault="00851E46" w:rsidP="00906935">
      <w:pPr>
        <w:spacing w:line="360" w:lineRule="auto"/>
        <w:rPr>
          <w:i/>
          <w:sz w:val="28"/>
        </w:rPr>
      </w:pPr>
    </w:p>
    <w:p w14:paraId="4B99056E" w14:textId="77777777" w:rsidR="00E54E53" w:rsidRDefault="00E54E53" w:rsidP="00906935">
      <w:pPr>
        <w:spacing w:line="360" w:lineRule="auto"/>
        <w:rPr>
          <w:i/>
          <w:sz w:val="28"/>
        </w:rPr>
      </w:pPr>
    </w:p>
    <w:p w14:paraId="1299C43A" w14:textId="77777777" w:rsidR="00851E46" w:rsidRDefault="00851E46" w:rsidP="00906935">
      <w:pPr>
        <w:spacing w:line="360" w:lineRule="auto"/>
        <w:rPr>
          <w:i/>
          <w:sz w:val="28"/>
        </w:rPr>
      </w:pPr>
    </w:p>
    <w:p w14:paraId="431BA3E0" w14:textId="3A556FC0" w:rsidR="00A4779B" w:rsidRDefault="06B750E2" w:rsidP="00906935">
      <w:pPr>
        <w:spacing w:line="360" w:lineRule="auto"/>
        <w:jc w:val="center"/>
        <w:rPr>
          <w:sz w:val="28"/>
          <w:szCs w:val="28"/>
        </w:rPr>
        <w:sectPr w:rsidR="00A4779B" w:rsidSect="00851E46">
          <w:headerReference w:type="even" r:id="rId8"/>
          <w:headerReference w:type="default" r:id="rId9"/>
          <w:headerReference w:type="first" r:id="rId10"/>
          <w:pgSz w:w="11906" w:h="16838"/>
          <w:pgMar w:top="1134" w:right="567" w:bottom="1134" w:left="1701" w:header="720" w:footer="720" w:gutter="0"/>
          <w:pgNumType w:start="2"/>
          <w:cols w:space="708"/>
          <w:titlePg/>
          <w:docGrid w:linePitch="360"/>
        </w:sectPr>
      </w:pPr>
      <w:r w:rsidRPr="06B750E2">
        <w:rPr>
          <w:sz w:val="28"/>
          <w:szCs w:val="28"/>
        </w:rPr>
        <w:t>Минск 2020</w:t>
      </w:r>
    </w:p>
    <w:p w14:paraId="4DDBEF00" w14:textId="77777777" w:rsidR="002F59E2" w:rsidRDefault="002F59E2" w:rsidP="00906935">
      <w:pPr>
        <w:spacing w:line="360" w:lineRule="auto"/>
        <w:rPr>
          <w:sz w:val="28"/>
          <w:szCs w:val="28"/>
        </w:rPr>
      </w:pPr>
    </w:p>
    <w:p w14:paraId="4E434FDC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БЕЛОРУССКИЙ НАЦИОНАЛЬНЫЙ ТЕХНИЧЕСКИЙ УНИВЕРСИТЕТ</w:t>
      </w:r>
    </w:p>
    <w:p w14:paraId="3461D779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69E84158" w14:textId="77777777" w:rsidR="00A4779B" w:rsidRPr="00851E46" w:rsidRDefault="00A4779B" w:rsidP="00906935">
      <w:pPr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Кафедра программного обеспечения информационных</w:t>
      </w:r>
    </w:p>
    <w:p w14:paraId="5C967AF8" w14:textId="77777777" w:rsidR="00A4779B" w:rsidRPr="00851E46" w:rsidRDefault="00A4779B" w:rsidP="00906935">
      <w:pPr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систем и технологий</w:t>
      </w:r>
    </w:p>
    <w:p w14:paraId="3CF2D8B6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0FB78278" w14:textId="77777777" w:rsidR="00A4779B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1FC39945" w14:textId="77777777" w:rsidR="00851E46" w:rsidRPr="00851E46" w:rsidRDefault="00851E46" w:rsidP="00906935">
      <w:pPr>
        <w:spacing w:line="360" w:lineRule="auto"/>
        <w:jc w:val="center"/>
        <w:rPr>
          <w:sz w:val="28"/>
          <w:szCs w:val="28"/>
        </w:rPr>
      </w:pPr>
    </w:p>
    <w:p w14:paraId="0562CB0E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34CE0A41" w14:textId="77777777" w:rsidR="00A4779B" w:rsidRPr="00851E46" w:rsidRDefault="00A4779B" w:rsidP="00906935">
      <w:pPr>
        <w:spacing w:line="360" w:lineRule="auto"/>
        <w:jc w:val="center"/>
        <w:rPr>
          <w:b/>
          <w:sz w:val="28"/>
          <w:szCs w:val="28"/>
        </w:rPr>
      </w:pPr>
    </w:p>
    <w:p w14:paraId="02F051AD" w14:textId="77777777" w:rsidR="00A4779B" w:rsidRPr="00851E46" w:rsidRDefault="00A4779B" w:rsidP="00906935">
      <w:pPr>
        <w:spacing w:line="360" w:lineRule="auto"/>
        <w:jc w:val="center"/>
        <w:rPr>
          <w:b/>
          <w:sz w:val="28"/>
          <w:szCs w:val="28"/>
        </w:rPr>
      </w:pPr>
      <w:r w:rsidRPr="00851E46">
        <w:rPr>
          <w:b/>
          <w:sz w:val="28"/>
          <w:szCs w:val="28"/>
        </w:rPr>
        <w:t>ПОЯСНИТЕЛЬНАЯ ЗАПИСКА</w:t>
      </w:r>
    </w:p>
    <w:p w14:paraId="0C802427" w14:textId="77777777" w:rsidR="00A4779B" w:rsidRPr="00851E46" w:rsidRDefault="00A4779B" w:rsidP="00906935">
      <w:pPr>
        <w:ind w:right="-1"/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к курсовой работе</w:t>
      </w:r>
    </w:p>
    <w:p w14:paraId="62EBF3C5" w14:textId="77777777" w:rsidR="00A4779B" w:rsidRPr="00B6555E" w:rsidRDefault="00A4779B" w:rsidP="00906935">
      <w:pPr>
        <w:ind w:right="-708"/>
        <w:jc w:val="center"/>
        <w:rPr>
          <w:sz w:val="28"/>
          <w:szCs w:val="28"/>
        </w:rPr>
      </w:pPr>
    </w:p>
    <w:p w14:paraId="16075B3F" w14:textId="39B41C9C" w:rsidR="00A4779B" w:rsidRPr="00851E46" w:rsidRDefault="06B750E2" w:rsidP="00B3408A">
      <w:pPr>
        <w:ind w:right="-1"/>
        <w:jc w:val="center"/>
        <w:rPr>
          <w:sz w:val="28"/>
          <w:szCs w:val="28"/>
        </w:rPr>
      </w:pPr>
      <w:r w:rsidRPr="06B750E2">
        <w:rPr>
          <w:sz w:val="28"/>
          <w:szCs w:val="28"/>
        </w:rPr>
        <w:t>по дисциплине:” Модульное тестирование”</w:t>
      </w:r>
    </w:p>
    <w:p w14:paraId="6D98A12B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3EE5AD8C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на тему:</w:t>
      </w:r>
      <w:r w:rsidR="00851E46">
        <w:rPr>
          <w:sz w:val="28"/>
          <w:szCs w:val="28"/>
        </w:rPr>
        <w:t xml:space="preserve"> «</w:t>
      </w:r>
      <w:r w:rsidR="003730B1" w:rsidRPr="003730B1">
        <w:rPr>
          <w:sz w:val="28"/>
          <w:szCs w:val="28"/>
        </w:rPr>
        <w:t>Электронный магазин для мобильных телефонов</w:t>
      </w:r>
      <w:r w:rsidR="00851E46">
        <w:rPr>
          <w:sz w:val="28"/>
          <w:szCs w:val="28"/>
        </w:rPr>
        <w:t>»</w:t>
      </w:r>
    </w:p>
    <w:p w14:paraId="2946DB82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5997CC1D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110FFD37" w14:textId="77777777" w:rsidR="00A4779B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6B699379" w14:textId="77777777" w:rsidR="00851E46" w:rsidRPr="00851E46" w:rsidRDefault="00851E46" w:rsidP="00906935">
      <w:pPr>
        <w:spacing w:line="360" w:lineRule="auto"/>
        <w:jc w:val="center"/>
        <w:rPr>
          <w:sz w:val="28"/>
          <w:szCs w:val="28"/>
        </w:rPr>
      </w:pPr>
    </w:p>
    <w:p w14:paraId="3FE9F23F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</w:p>
    <w:p w14:paraId="1F72F646" w14:textId="77777777" w:rsidR="00A4779B" w:rsidRPr="00851E46" w:rsidRDefault="00A4779B" w:rsidP="00906935">
      <w:pPr>
        <w:spacing w:line="360" w:lineRule="auto"/>
        <w:jc w:val="right"/>
        <w:rPr>
          <w:sz w:val="28"/>
          <w:szCs w:val="28"/>
        </w:rPr>
      </w:pPr>
    </w:p>
    <w:p w14:paraId="614E94EE" w14:textId="77777777" w:rsidR="00A4779B" w:rsidRPr="00851E46" w:rsidRDefault="00A4779B" w:rsidP="00906935">
      <w:pPr>
        <w:tabs>
          <w:tab w:val="left" w:pos="6379"/>
        </w:tabs>
        <w:jc w:val="right"/>
        <w:rPr>
          <w:b/>
          <w:bCs/>
          <w:sz w:val="28"/>
          <w:szCs w:val="28"/>
        </w:rPr>
      </w:pPr>
      <w:r w:rsidRPr="00851E46">
        <w:rPr>
          <w:sz w:val="28"/>
          <w:szCs w:val="28"/>
        </w:rPr>
        <w:t>Исполнитель</w:t>
      </w:r>
      <w:r w:rsidRPr="00851E46">
        <w:rPr>
          <w:b/>
          <w:sz w:val="28"/>
          <w:szCs w:val="28"/>
        </w:rPr>
        <w:t xml:space="preserve">: </w:t>
      </w:r>
      <w:r w:rsidR="00FE7F9B">
        <w:rPr>
          <w:sz w:val="28"/>
          <w:szCs w:val="28"/>
        </w:rPr>
        <w:t>Воробей И.А</w:t>
      </w:r>
      <w:r w:rsidRPr="00851E46">
        <w:rPr>
          <w:sz w:val="28"/>
          <w:szCs w:val="28"/>
        </w:rPr>
        <w:t>.</w:t>
      </w:r>
    </w:p>
    <w:p w14:paraId="08CE6F91" w14:textId="77777777" w:rsidR="00A4779B" w:rsidRPr="00851E46" w:rsidRDefault="00A4779B" w:rsidP="00906935">
      <w:pPr>
        <w:tabs>
          <w:tab w:val="left" w:pos="7200"/>
        </w:tabs>
        <w:jc w:val="right"/>
        <w:rPr>
          <w:sz w:val="28"/>
          <w:szCs w:val="28"/>
        </w:rPr>
      </w:pPr>
    </w:p>
    <w:p w14:paraId="4FEB683E" w14:textId="77777777" w:rsidR="00A4779B" w:rsidRPr="00851E46" w:rsidRDefault="00A4779B" w:rsidP="00906935">
      <w:pPr>
        <w:tabs>
          <w:tab w:val="left" w:pos="6379"/>
        </w:tabs>
        <w:jc w:val="right"/>
        <w:rPr>
          <w:i/>
          <w:sz w:val="28"/>
          <w:szCs w:val="28"/>
        </w:rPr>
      </w:pPr>
      <w:r w:rsidRPr="00851E46">
        <w:rPr>
          <w:sz w:val="28"/>
          <w:szCs w:val="28"/>
        </w:rPr>
        <w:t>Руководитель</w:t>
      </w:r>
      <w:r w:rsidRPr="00851E46">
        <w:rPr>
          <w:b/>
          <w:sz w:val="28"/>
          <w:szCs w:val="28"/>
        </w:rPr>
        <w:t>:</w:t>
      </w:r>
      <w:r w:rsidRPr="00851E46">
        <w:rPr>
          <w:sz w:val="28"/>
          <w:szCs w:val="28"/>
        </w:rPr>
        <w:t xml:space="preserve"> к.т.н. доц. </w:t>
      </w:r>
      <w:r w:rsidR="00FB3F36">
        <w:rPr>
          <w:sz w:val="28"/>
          <w:szCs w:val="28"/>
        </w:rPr>
        <w:t>Попова Ю.Б</w:t>
      </w:r>
      <w:r w:rsidRPr="00851E46">
        <w:rPr>
          <w:sz w:val="28"/>
          <w:szCs w:val="28"/>
        </w:rPr>
        <w:t>.</w:t>
      </w:r>
    </w:p>
    <w:p w14:paraId="61CDCEAD" w14:textId="77777777" w:rsidR="00A4779B" w:rsidRPr="00851E46" w:rsidRDefault="00A4779B" w:rsidP="00906935">
      <w:pPr>
        <w:spacing w:line="360" w:lineRule="auto"/>
        <w:rPr>
          <w:i/>
          <w:sz w:val="28"/>
          <w:szCs w:val="28"/>
        </w:rPr>
      </w:pPr>
    </w:p>
    <w:p w14:paraId="6BB9E253" w14:textId="77777777" w:rsidR="00A4779B" w:rsidRPr="00851E46" w:rsidRDefault="00A4779B" w:rsidP="00906935">
      <w:pPr>
        <w:spacing w:line="360" w:lineRule="auto"/>
        <w:rPr>
          <w:i/>
          <w:sz w:val="28"/>
          <w:szCs w:val="28"/>
        </w:rPr>
      </w:pPr>
    </w:p>
    <w:p w14:paraId="23DE523C" w14:textId="77777777" w:rsidR="00A4779B" w:rsidRDefault="00A4779B" w:rsidP="00906935">
      <w:pPr>
        <w:spacing w:line="360" w:lineRule="auto"/>
        <w:rPr>
          <w:i/>
          <w:sz w:val="28"/>
          <w:szCs w:val="28"/>
        </w:rPr>
      </w:pPr>
    </w:p>
    <w:p w14:paraId="52E56223" w14:textId="77777777" w:rsidR="00851E46" w:rsidRPr="00851E46" w:rsidRDefault="00851E46" w:rsidP="00906935">
      <w:pPr>
        <w:spacing w:line="360" w:lineRule="auto"/>
        <w:rPr>
          <w:i/>
          <w:sz w:val="28"/>
          <w:szCs w:val="28"/>
        </w:rPr>
      </w:pPr>
    </w:p>
    <w:p w14:paraId="07547A01" w14:textId="77777777" w:rsidR="00A4779B" w:rsidRPr="00851E46" w:rsidRDefault="00A4779B" w:rsidP="00906935">
      <w:pPr>
        <w:spacing w:line="360" w:lineRule="auto"/>
        <w:rPr>
          <w:i/>
          <w:sz w:val="28"/>
          <w:szCs w:val="28"/>
        </w:rPr>
      </w:pPr>
    </w:p>
    <w:p w14:paraId="7F520C2F" w14:textId="77777777" w:rsidR="00A4779B" w:rsidRPr="00851E46" w:rsidRDefault="00A4779B" w:rsidP="00906935">
      <w:pPr>
        <w:spacing w:line="360" w:lineRule="auto"/>
        <w:jc w:val="center"/>
        <w:rPr>
          <w:sz w:val="28"/>
          <w:szCs w:val="28"/>
        </w:rPr>
      </w:pPr>
      <w:r w:rsidRPr="00851E46">
        <w:rPr>
          <w:sz w:val="28"/>
          <w:szCs w:val="28"/>
        </w:rPr>
        <w:t>Минск  2020</w:t>
      </w:r>
    </w:p>
    <w:p w14:paraId="43E21F84" w14:textId="77777777" w:rsidR="00983162" w:rsidRDefault="002F59E2" w:rsidP="00906935">
      <w:pPr>
        <w:pStyle w:val="TOCHeading"/>
        <w:spacing w:before="0" w:after="24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lang w:val="ru-RU"/>
        </w:rPr>
      </w:pPr>
      <w:r w:rsidRPr="001F3450">
        <w:rPr>
          <w:rFonts w:ascii="Times New Roman" w:hAnsi="Times New Roman"/>
          <w:b/>
          <w:color w:val="000000"/>
          <w:sz w:val="28"/>
          <w:szCs w:val="28"/>
          <w:lang w:val="ru-RU"/>
        </w:rPr>
        <w:t>Оглавление</w:t>
      </w:r>
    </w:p>
    <w:p w14:paraId="5043CB0F" w14:textId="77777777" w:rsidR="00354FA5" w:rsidRPr="00354FA5" w:rsidRDefault="00354FA5" w:rsidP="00354FA5">
      <w:pPr>
        <w:rPr>
          <w:lang w:eastAsia="en-US"/>
        </w:rPr>
      </w:pPr>
    </w:p>
    <w:p w14:paraId="065ADB8F" w14:textId="77777777" w:rsidR="00236D49" w:rsidRPr="00111408" w:rsidRDefault="00983162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r w:rsidRPr="004C499B">
        <w:rPr>
          <w:sz w:val="26"/>
          <w:szCs w:val="26"/>
        </w:rPr>
        <w:lastRenderedPageBreak/>
        <w:fldChar w:fldCharType="begin"/>
      </w:r>
      <w:r w:rsidRPr="004C499B">
        <w:rPr>
          <w:sz w:val="26"/>
          <w:szCs w:val="26"/>
        </w:rPr>
        <w:instrText xml:space="preserve"> TOC \o "1-3" \h \z \u </w:instrText>
      </w:r>
      <w:r w:rsidRPr="004C499B">
        <w:rPr>
          <w:sz w:val="26"/>
          <w:szCs w:val="26"/>
        </w:rPr>
        <w:fldChar w:fldCharType="separate"/>
      </w:r>
      <w:hyperlink w:anchor="_Toc59134471" w:history="1">
        <w:r w:rsidR="00236D49" w:rsidRPr="00B91077">
          <w:rPr>
            <w:rStyle w:val="Hyperlink"/>
            <w:noProof/>
          </w:rPr>
          <w:t>ВВЕДЕНИЕ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_Toc59134471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5</w:t>
        </w:r>
        <w:r w:rsidR="00236D49">
          <w:rPr>
            <w:noProof/>
            <w:webHidden/>
          </w:rPr>
          <w:fldChar w:fldCharType="end"/>
        </w:r>
      </w:hyperlink>
    </w:p>
    <w:p w14:paraId="61FFEF52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72" w:history="1">
        <w:r w:rsidR="00236D49" w:rsidRPr="00B91077">
          <w:rPr>
            <w:rStyle w:val="Hyperlink"/>
            <w:noProof/>
          </w:rPr>
          <w:t xml:space="preserve">1. </w:t>
        </w:r>
        <w:r w:rsidR="00236D49" w:rsidRPr="00B91077">
          <w:rPr>
            <w:rStyle w:val="Hyperlink"/>
            <w:noProof/>
            <w:shd w:val="clear" w:color="auto" w:fill="F9F9F9"/>
          </w:rPr>
          <w:t>Требования к программному продукту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_Toc59134472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6</w:t>
        </w:r>
        <w:r w:rsidR="00236D49">
          <w:rPr>
            <w:noProof/>
            <w:webHidden/>
          </w:rPr>
          <w:fldChar w:fldCharType="end"/>
        </w:r>
      </w:hyperlink>
    </w:p>
    <w:p w14:paraId="4C5425AE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3" w:history="1">
        <w:r w:rsidR="00236D49" w:rsidRPr="00B91077">
          <w:rPr>
            <w:rStyle w:val="Hyperlink"/>
            <w:noProof/>
          </w:rPr>
          <w:t>Таблица – 1.1 Регистрация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_Toc59134473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6</w:t>
        </w:r>
        <w:r w:rsidR="00236D49">
          <w:rPr>
            <w:noProof/>
            <w:webHidden/>
          </w:rPr>
          <w:fldChar w:fldCharType="end"/>
        </w:r>
      </w:hyperlink>
    </w:p>
    <w:p w14:paraId="409FC70D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4" w:history="1">
        <w:r w:rsidR="00236D49" w:rsidRPr="00B91077">
          <w:rPr>
            <w:rStyle w:val="Hyperlink"/>
            <w:noProof/>
          </w:rPr>
          <w:t>Таблица – 1.2 Аутентификация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_Toc59134474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7</w:t>
        </w:r>
        <w:r w:rsidR="00236D49">
          <w:rPr>
            <w:noProof/>
            <w:webHidden/>
          </w:rPr>
          <w:fldChar w:fldCharType="end"/>
        </w:r>
      </w:hyperlink>
    </w:p>
    <w:p w14:paraId="3BBFED5F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5" w:history="1">
        <w:r w:rsidR="00236D49" w:rsidRPr="00B91077">
          <w:rPr>
            <w:rStyle w:val="Hyperlink"/>
            <w:noProof/>
          </w:rPr>
          <w:t>Таблица – 1.3. Header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_Toc59134475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8</w:t>
        </w:r>
        <w:r w:rsidR="00236D49">
          <w:rPr>
            <w:noProof/>
            <w:webHidden/>
          </w:rPr>
          <w:fldChar w:fldCharType="end"/>
        </w:r>
      </w:hyperlink>
    </w:p>
    <w:p w14:paraId="56929267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6" w:history="1">
        <w:r w:rsidR="00236D49" w:rsidRPr="00B91077">
          <w:rPr>
            <w:rStyle w:val="Hyperlink"/>
            <w:noProof/>
          </w:rPr>
          <w:t>Таблица – 1.4 Footer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_Toc59134476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8</w:t>
        </w:r>
        <w:r w:rsidR="00236D49">
          <w:rPr>
            <w:noProof/>
            <w:webHidden/>
          </w:rPr>
          <w:fldChar w:fldCharType="end"/>
        </w:r>
      </w:hyperlink>
    </w:p>
    <w:p w14:paraId="2DD2932C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7" w:history="1">
        <w:r w:rsidR="00236D49" w:rsidRPr="00B91077">
          <w:rPr>
            <w:rStyle w:val="Hyperlink"/>
            <w:noProof/>
          </w:rPr>
          <w:t>Таблица – 1.5 Гость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_Toc59134477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9</w:t>
        </w:r>
        <w:r w:rsidR="00236D49">
          <w:rPr>
            <w:noProof/>
            <w:webHidden/>
          </w:rPr>
          <w:fldChar w:fldCharType="end"/>
        </w:r>
      </w:hyperlink>
    </w:p>
    <w:p w14:paraId="00AF1E36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8" w:history="1">
        <w:r w:rsidR="00236D49" w:rsidRPr="00B91077">
          <w:rPr>
            <w:rStyle w:val="Hyperlink"/>
            <w:noProof/>
          </w:rPr>
          <w:t>Таблица – 1. 6. Аутентифицированный пользователь (как покупатель)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_Toc59134478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13</w:t>
        </w:r>
        <w:r w:rsidR="00236D49">
          <w:rPr>
            <w:noProof/>
            <w:webHidden/>
          </w:rPr>
          <w:fldChar w:fldCharType="end"/>
        </w:r>
      </w:hyperlink>
    </w:p>
    <w:p w14:paraId="09220179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79" w:history="1">
        <w:r w:rsidR="00236D49" w:rsidRPr="00B91077">
          <w:rPr>
            <w:rStyle w:val="Hyperlink"/>
            <w:noProof/>
          </w:rPr>
          <w:t>Таблица 1.7 - Аутентифицированный пользователь (как админ)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_Toc59134479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14</w:t>
        </w:r>
        <w:r w:rsidR="00236D49">
          <w:rPr>
            <w:noProof/>
            <w:webHidden/>
          </w:rPr>
          <w:fldChar w:fldCharType="end"/>
        </w:r>
      </w:hyperlink>
    </w:p>
    <w:p w14:paraId="3CD3A28C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0" w:history="1">
        <w:r w:rsidR="00236D49" w:rsidRPr="00B91077">
          <w:rPr>
            <w:rStyle w:val="Hyperlink"/>
            <w:noProof/>
          </w:rPr>
          <w:t xml:space="preserve">2. </w:t>
        </w:r>
        <w:r w:rsidR="00236D49" w:rsidRPr="00B91077">
          <w:rPr>
            <w:rStyle w:val="Hyperlink"/>
            <w:noProof/>
            <w:shd w:val="clear" w:color="auto" w:fill="F9F9F9"/>
          </w:rPr>
          <w:t>Проектирование программных модулей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_Toc59134480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17</w:t>
        </w:r>
        <w:r w:rsidR="00236D49">
          <w:rPr>
            <w:noProof/>
            <w:webHidden/>
          </w:rPr>
          <w:fldChar w:fldCharType="end"/>
        </w:r>
      </w:hyperlink>
    </w:p>
    <w:p w14:paraId="19E5AB9B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1" w:history="1">
        <w:r w:rsidR="00236D49" w:rsidRPr="00B91077">
          <w:rPr>
            <w:rStyle w:val="Hyperlink"/>
            <w:noProof/>
          </w:rPr>
          <w:t>3. Реализация программных модулей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_Toc59134481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18</w:t>
        </w:r>
        <w:r w:rsidR="00236D49">
          <w:rPr>
            <w:noProof/>
            <w:webHidden/>
          </w:rPr>
          <w:fldChar w:fldCharType="end"/>
        </w:r>
      </w:hyperlink>
    </w:p>
    <w:p w14:paraId="32B84C97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2" w:history="1">
        <w:r w:rsidR="00236D49" w:rsidRPr="00B91077">
          <w:rPr>
            <w:rStyle w:val="Hyperlink"/>
            <w:noProof/>
          </w:rPr>
          <w:t xml:space="preserve">4. </w:t>
        </w:r>
        <w:r w:rsidR="00236D49" w:rsidRPr="00B91077">
          <w:rPr>
            <w:rStyle w:val="Hyperlink"/>
            <w:noProof/>
            <w:shd w:val="clear" w:color="auto" w:fill="F9F9F9"/>
          </w:rPr>
          <w:t>Проектирование модульных тестов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_Toc59134482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23</w:t>
        </w:r>
        <w:r w:rsidR="00236D49">
          <w:rPr>
            <w:noProof/>
            <w:webHidden/>
          </w:rPr>
          <w:fldChar w:fldCharType="end"/>
        </w:r>
      </w:hyperlink>
    </w:p>
    <w:p w14:paraId="4C237291" w14:textId="77777777" w:rsidR="00236D49" w:rsidRPr="00111408" w:rsidRDefault="0050184F">
      <w:pPr>
        <w:pStyle w:val="TOC2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3" w:history="1">
        <w:r w:rsidR="00236D49" w:rsidRPr="00B91077">
          <w:rPr>
            <w:rStyle w:val="Hyperlink"/>
            <w:bCs/>
            <w:noProof/>
          </w:rPr>
          <w:t xml:space="preserve">4.1 </w:t>
        </w:r>
        <w:r w:rsidR="00236D49" w:rsidRPr="00B91077">
          <w:rPr>
            <w:rStyle w:val="Hyperlink"/>
            <w:iCs/>
            <w:noProof/>
            <w:shd w:val="clear" w:color="auto" w:fill="F9F9F9"/>
          </w:rPr>
          <w:t>Построение ориентированных графов МакКейба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_Toc59134483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23</w:t>
        </w:r>
        <w:r w:rsidR="00236D49">
          <w:rPr>
            <w:noProof/>
            <w:webHidden/>
          </w:rPr>
          <w:fldChar w:fldCharType="end"/>
        </w:r>
      </w:hyperlink>
    </w:p>
    <w:p w14:paraId="0DE0F84B" w14:textId="77777777" w:rsidR="00236D49" w:rsidRPr="00111408" w:rsidRDefault="0050184F">
      <w:pPr>
        <w:pStyle w:val="TOC2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4" w:history="1">
        <w:r w:rsidR="00236D49" w:rsidRPr="00B91077">
          <w:rPr>
            <w:rStyle w:val="Hyperlink"/>
            <w:bCs/>
            <w:noProof/>
          </w:rPr>
          <w:t xml:space="preserve">4.2 </w:t>
        </w:r>
        <w:r w:rsidR="00236D49" w:rsidRPr="00B91077">
          <w:rPr>
            <w:rStyle w:val="Hyperlink"/>
            <w:iCs/>
            <w:noProof/>
            <w:shd w:val="clear" w:color="auto" w:fill="F9F9F9"/>
          </w:rPr>
          <w:t>Формирование проходов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_Toc59134484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25</w:t>
        </w:r>
        <w:r w:rsidR="00236D49">
          <w:rPr>
            <w:noProof/>
            <w:webHidden/>
          </w:rPr>
          <w:fldChar w:fldCharType="end"/>
        </w:r>
      </w:hyperlink>
    </w:p>
    <w:p w14:paraId="026C71A4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5" w:history="1">
        <w:r w:rsidR="00236D49" w:rsidRPr="00B91077">
          <w:rPr>
            <w:rStyle w:val="Hyperlink"/>
            <w:noProof/>
          </w:rPr>
          <w:t xml:space="preserve">5. </w:t>
        </w:r>
        <w:r w:rsidR="00236D49" w:rsidRPr="00B91077">
          <w:rPr>
            <w:rStyle w:val="Hyperlink"/>
            <w:noProof/>
            <w:shd w:val="clear" w:color="auto" w:fill="F9F9F9"/>
          </w:rPr>
          <w:t>Проектирование программных модулей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_Toc59134485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29</w:t>
        </w:r>
        <w:r w:rsidR="00236D49">
          <w:rPr>
            <w:noProof/>
            <w:webHidden/>
          </w:rPr>
          <w:fldChar w:fldCharType="end"/>
        </w:r>
      </w:hyperlink>
    </w:p>
    <w:p w14:paraId="0CA22052" w14:textId="77777777" w:rsidR="00236D49" w:rsidRPr="00111408" w:rsidRDefault="0050184F">
      <w:pPr>
        <w:pStyle w:val="TOC2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6" w:history="1">
        <w:r w:rsidR="00236D49" w:rsidRPr="00B91077">
          <w:rPr>
            <w:rStyle w:val="Hyperlink"/>
            <w:iCs/>
            <w:noProof/>
            <w:shd w:val="clear" w:color="auto" w:fill="F9F9F9"/>
          </w:rPr>
          <w:t>5.1 Реализация автоматизированных скриптов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_Toc59134486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29</w:t>
        </w:r>
        <w:r w:rsidR="00236D49">
          <w:rPr>
            <w:noProof/>
            <w:webHidden/>
          </w:rPr>
          <w:fldChar w:fldCharType="end"/>
        </w:r>
      </w:hyperlink>
    </w:p>
    <w:p w14:paraId="02BEE981" w14:textId="77777777" w:rsidR="00236D49" w:rsidRPr="00111408" w:rsidRDefault="0050184F">
      <w:pPr>
        <w:pStyle w:val="TOC3"/>
        <w:tabs>
          <w:tab w:val="right" w:leader="dot" w:pos="9628"/>
        </w:tabs>
        <w:rPr>
          <w:noProof/>
        </w:rPr>
      </w:pPr>
      <w:hyperlink w:anchor="_Toc59134487" w:history="1">
        <w:r w:rsidR="00236D49" w:rsidRPr="00B91077">
          <w:rPr>
            <w:rStyle w:val="Hyperlink"/>
            <w:rFonts w:ascii="Times New Roman" w:hAnsi="Times New Roman"/>
            <w:noProof/>
          </w:rPr>
          <w:t>Интеграционное тестирование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_Toc59134487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31</w:t>
        </w:r>
        <w:r w:rsidR="00236D49">
          <w:rPr>
            <w:noProof/>
            <w:webHidden/>
          </w:rPr>
          <w:fldChar w:fldCharType="end"/>
        </w:r>
      </w:hyperlink>
    </w:p>
    <w:p w14:paraId="18EA11F6" w14:textId="77777777" w:rsidR="00236D49" w:rsidRPr="00111408" w:rsidRDefault="0050184F">
      <w:pPr>
        <w:pStyle w:val="TOC2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8" w:history="1">
        <w:r w:rsidR="00236D49" w:rsidRPr="00B91077">
          <w:rPr>
            <w:rStyle w:val="Hyperlink"/>
            <w:iCs/>
            <w:noProof/>
            <w:shd w:val="clear" w:color="auto" w:fill="F9F9F9"/>
          </w:rPr>
          <w:t>5.2 Анализ результатов тестов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_Toc59134488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33</w:t>
        </w:r>
        <w:r w:rsidR="00236D49">
          <w:rPr>
            <w:noProof/>
            <w:webHidden/>
          </w:rPr>
          <w:fldChar w:fldCharType="end"/>
        </w:r>
      </w:hyperlink>
    </w:p>
    <w:p w14:paraId="5BE293AC" w14:textId="77777777" w:rsidR="00236D49" w:rsidRPr="00111408" w:rsidRDefault="0050184F">
      <w:pPr>
        <w:pStyle w:val="TOC2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89" w:history="1">
        <w:r w:rsidR="00236D49" w:rsidRPr="00B91077">
          <w:rPr>
            <w:rStyle w:val="Hyperlink"/>
            <w:iCs/>
            <w:noProof/>
            <w:shd w:val="clear" w:color="auto" w:fill="F9F9F9"/>
          </w:rPr>
          <w:t>5.3 Отладка тестов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_Toc59134489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33</w:t>
        </w:r>
        <w:r w:rsidR="00236D49">
          <w:rPr>
            <w:noProof/>
            <w:webHidden/>
          </w:rPr>
          <w:fldChar w:fldCharType="end"/>
        </w:r>
      </w:hyperlink>
    </w:p>
    <w:p w14:paraId="67DE47C8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90" w:history="1">
        <w:r w:rsidR="00236D49" w:rsidRPr="00B91077">
          <w:rPr>
            <w:rStyle w:val="Hyperlink"/>
            <w:noProof/>
          </w:rPr>
          <w:t>ЗАКЛЮЧЕНИЕ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_Toc59134490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37</w:t>
        </w:r>
        <w:r w:rsidR="00236D49">
          <w:rPr>
            <w:noProof/>
            <w:webHidden/>
          </w:rPr>
          <w:fldChar w:fldCharType="end"/>
        </w:r>
      </w:hyperlink>
    </w:p>
    <w:p w14:paraId="71852B48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91" w:history="1">
        <w:r w:rsidR="00236D49" w:rsidRPr="00B91077">
          <w:rPr>
            <w:rStyle w:val="Hyperlink"/>
            <w:noProof/>
          </w:rPr>
          <w:t>СПИСОК ИСПОЛЬЗУЕМОЙ ЛИТЕРАТУРЫ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_Toc59134491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38</w:t>
        </w:r>
        <w:r w:rsidR="00236D49">
          <w:rPr>
            <w:noProof/>
            <w:webHidden/>
          </w:rPr>
          <w:fldChar w:fldCharType="end"/>
        </w:r>
      </w:hyperlink>
    </w:p>
    <w:p w14:paraId="50903266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92" w:history="1">
        <w:r w:rsidR="00236D49" w:rsidRPr="00B91077">
          <w:rPr>
            <w:rStyle w:val="Hyperlink"/>
            <w:noProof/>
          </w:rPr>
          <w:t>Приложение А.</w:t>
        </w:r>
        <w:r w:rsidR="00236D49" w:rsidRPr="00B91077">
          <w:rPr>
            <w:rStyle w:val="Hyperlink"/>
            <w:noProof/>
            <w:lang w:val="en-US"/>
          </w:rPr>
          <w:t xml:space="preserve"> </w:t>
        </w:r>
        <w:r w:rsidR="00236D49" w:rsidRPr="00B91077">
          <w:rPr>
            <w:rStyle w:val="Hyperlink"/>
            <w:noProof/>
          </w:rPr>
          <w:t>Листинг исходных кодов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_Toc59134492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39</w:t>
        </w:r>
        <w:r w:rsidR="00236D49">
          <w:rPr>
            <w:noProof/>
            <w:webHidden/>
          </w:rPr>
          <w:fldChar w:fldCharType="end"/>
        </w:r>
      </w:hyperlink>
    </w:p>
    <w:p w14:paraId="3B68F543" w14:textId="77777777" w:rsidR="00236D49" w:rsidRPr="00111408" w:rsidRDefault="0050184F">
      <w:pPr>
        <w:pStyle w:val="TOC1"/>
        <w:tabs>
          <w:tab w:val="right" w:leader="dot" w:pos="9628"/>
        </w:tabs>
        <w:rPr>
          <w:rFonts w:ascii="Calibri" w:hAnsi="Calibri"/>
          <w:noProof/>
          <w:sz w:val="22"/>
          <w:szCs w:val="22"/>
          <w:lang w:val="en-US" w:eastAsia="en-US"/>
        </w:rPr>
      </w:pPr>
      <w:hyperlink w:anchor="_Toc59134493" w:history="1">
        <w:r w:rsidR="00236D49" w:rsidRPr="00B91077">
          <w:rPr>
            <w:rStyle w:val="Hyperlink"/>
            <w:noProof/>
            <w:shd w:val="clear" w:color="auto" w:fill="F9F9F9"/>
          </w:rPr>
          <w:t>Приложение Б. Листинг автоматизированных скриптов</w:t>
        </w:r>
        <w:r w:rsidR="00236D49">
          <w:rPr>
            <w:noProof/>
            <w:webHidden/>
          </w:rPr>
          <w:tab/>
        </w:r>
        <w:r w:rsidR="00236D49">
          <w:rPr>
            <w:noProof/>
            <w:webHidden/>
          </w:rPr>
          <w:fldChar w:fldCharType="begin"/>
        </w:r>
        <w:r w:rsidR="00236D49">
          <w:rPr>
            <w:noProof/>
            <w:webHidden/>
          </w:rPr>
          <w:instrText xml:space="preserve"> PAGEREF _Toc59134493 \h </w:instrText>
        </w:r>
        <w:r w:rsidR="00236D49">
          <w:rPr>
            <w:noProof/>
            <w:webHidden/>
          </w:rPr>
        </w:r>
        <w:r w:rsidR="00236D49">
          <w:rPr>
            <w:noProof/>
            <w:webHidden/>
          </w:rPr>
          <w:fldChar w:fldCharType="separate"/>
        </w:r>
        <w:r w:rsidR="00236D49">
          <w:rPr>
            <w:noProof/>
            <w:webHidden/>
          </w:rPr>
          <w:t>45</w:t>
        </w:r>
        <w:r w:rsidR="00236D49">
          <w:rPr>
            <w:noProof/>
            <w:webHidden/>
          </w:rPr>
          <w:fldChar w:fldCharType="end"/>
        </w:r>
      </w:hyperlink>
    </w:p>
    <w:p w14:paraId="07459315" w14:textId="77777777" w:rsidR="00983162" w:rsidRPr="004C499B" w:rsidRDefault="00983162" w:rsidP="00906935">
      <w:pPr>
        <w:rPr>
          <w:sz w:val="26"/>
          <w:szCs w:val="26"/>
        </w:rPr>
      </w:pPr>
      <w:r w:rsidRPr="004C499B">
        <w:rPr>
          <w:b/>
          <w:bCs/>
          <w:sz w:val="26"/>
          <w:szCs w:val="26"/>
        </w:rPr>
        <w:fldChar w:fldCharType="end"/>
      </w:r>
    </w:p>
    <w:p w14:paraId="6537F28F" w14:textId="77777777" w:rsidR="002F59E2" w:rsidRPr="004C499B" w:rsidRDefault="002F59E2" w:rsidP="00906935">
      <w:pPr>
        <w:ind w:firstLine="851"/>
        <w:rPr>
          <w:sz w:val="26"/>
          <w:szCs w:val="26"/>
        </w:rPr>
      </w:pPr>
    </w:p>
    <w:p w14:paraId="29D6B04F" w14:textId="77777777" w:rsidR="002F59E2" w:rsidRPr="004C499B" w:rsidRDefault="002F59E2" w:rsidP="00906935">
      <w:pPr>
        <w:spacing w:line="360" w:lineRule="auto"/>
        <w:ind w:firstLine="851"/>
        <w:jc w:val="center"/>
        <w:rPr>
          <w:sz w:val="26"/>
          <w:szCs w:val="26"/>
        </w:rPr>
      </w:pPr>
      <w:r w:rsidRPr="004C499B">
        <w:rPr>
          <w:sz w:val="26"/>
          <w:szCs w:val="26"/>
        </w:rPr>
        <w:t xml:space="preserve"> </w:t>
      </w:r>
    </w:p>
    <w:p w14:paraId="6A1BCE6E" w14:textId="77777777" w:rsidR="00E54E53" w:rsidRDefault="00E54E53" w:rsidP="00906935">
      <w:pPr>
        <w:pStyle w:val="Heading1"/>
        <w:spacing w:after="240"/>
      </w:pPr>
      <w:r>
        <w:br w:type="page"/>
      </w:r>
      <w:bookmarkStart w:id="0" w:name="_Toc41086406"/>
      <w:bookmarkStart w:id="1" w:name="_Toc135156549"/>
      <w:bookmarkStart w:id="2" w:name="_Toc38899151"/>
      <w:bookmarkStart w:id="3" w:name="_Toc59134471"/>
      <w:r>
        <w:lastRenderedPageBreak/>
        <w:t>В</w:t>
      </w:r>
      <w:bookmarkEnd w:id="0"/>
      <w:bookmarkEnd w:id="1"/>
      <w:bookmarkEnd w:id="2"/>
      <w:r w:rsidR="004F3DA0">
        <w:t>ВЕДЕНИЕ</w:t>
      </w:r>
      <w:bookmarkEnd w:id="3"/>
    </w:p>
    <w:p w14:paraId="626EBE5D" w14:textId="77777777" w:rsidR="00FB3F36" w:rsidRPr="00EE6349" w:rsidRDefault="00FB3F36" w:rsidP="00FB3F36">
      <w:pPr>
        <w:ind w:firstLine="851"/>
        <w:rPr>
          <w:sz w:val="26"/>
          <w:szCs w:val="26"/>
        </w:rPr>
      </w:pPr>
      <w:bookmarkStart w:id="4" w:name="_Toc41086407"/>
      <w:bookmarkStart w:id="5" w:name="_Toc135156550"/>
      <w:bookmarkStart w:id="6" w:name="_Toc38899152"/>
      <w:r w:rsidRPr="00EE6349">
        <w:rPr>
          <w:sz w:val="26"/>
          <w:szCs w:val="26"/>
        </w:rPr>
        <w:t>Тестирование играет жизненно важную роль в разработке программного обеспечения и является неотъемлемой частью жизненного цикла его разработки, так как:</w:t>
      </w:r>
    </w:p>
    <w:p w14:paraId="0DC8794D" w14:textId="77777777" w:rsidR="00FB3F36" w:rsidRPr="00EE6349" w:rsidRDefault="00FB3F36" w:rsidP="006D22B6">
      <w:pPr>
        <w:numPr>
          <w:ilvl w:val="0"/>
          <w:numId w:val="2"/>
        </w:numPr>
        <w:jc w:val="both"/>
        <w:rPr>
          <w:sz w:val="26"/>
          <w:szCs w:val="26"/>
        </w:rPr>
      </w:pPr>
      <w:r w:rsidRPr="00EE6349">
        <w:rPr>
          <w:sz w:val="26"/>
          <w:szCs w:val="26"/>
        </w:rPr>
        <w:t>повышает надежность, качество и производительность программного обеспечения,</w:t>
      </w:r>
    </w:p>
    <w:p w14:paraId="1C8014BF" w14:textId="77777777" w:rsidR="00FB3F36" w:rsidRPr="00EE6349" w:rsidRDefault="00FB3F36" w:rsidP="006D22B6">
      <w:pPr>
        <w:numPr>
          <w:ilvl w:val="0"/>
          <w:numId w:val="2"/>
        </w:numPr>
        <w:jc w:val="both"/>
        <w:rPr>
          <w:sz w:val="26"/>
          <w:szCs w:val="26"/>
        </w:rPr>
      </w:pPr>
      <w:r w:rsidRPr="00EE6349">
        <w:rPr>
          <w:sz w:val="26"/>
          <w:szCs w:val="26"/>
        </w:rPr>
        <w:t>помогает разработчику проверить, правильно ли работает программное обеспечение, убедиться, что программное обеспечение выполняет то, для чего оно предназначено.</w:t>
      </w:r>
    </w:p>
    <w:p w14:paraId="55C3B186" w14:textId="77777777" w:rsidR="00FB3F36" w:rsidRPr="00EE6349" w:rsidRDefault="00FB3F36" w:rsidP="006D22B6">
      <w:pPr>
        <w:numPr>
          <w:ilvl w:val="0"/>
          <w:numId w:val="2"/>
        </w:numPr>
        <w:jc w:val="both"/>
        <w:rPr>
          <w:sz w:val="26"/>
          <w:szCs w:val="26"/>
        </w:rPr>
      </w:pPr>
      <w:r w:rsidRPr="00EE6349">
        <w:rPr>
          <w:sz w:val="26"/>
          <w:szCs w:val="26"/>
        </w:rPr>
        <w:t>помогает понять разницу между фактическим и ожидаемым результатом, что обеспечивает качество продукта.</w:t>
      </w:r>
    </w:p>
    <w:p w14:paraId="31450A0E" w14:textId="77777777" w:rsidR="00FB3F36" w:rsidRPr="00EE6349" w:rsidRDefault="00FB3F36" w:rsidP="00FB3F36">
      <w:pPr>
        <w:ind w:firstLine="851"/>
        <w:jc w:val="both"/>
        <w:rPr>
          <w:sz w:val="26"/>
          <w:szCs w:val="26"/>
        </w:rPr>
      </w:pPr>
      <w:r w:rsidRPr="00EE6349">
        <w:rPr>
          <w:sz w:val="26"/>
          <w:szCs w:val="26"/>
        </w:rPr>
        <w:t>Благодаря тому, что тестирование ПО становится частью программирования, разработчики имеют возможность исправлять ошибки уже на начальной стадии разработки. Это позволяет сократить риск появления дефектов в готовом продукте. Если ошибки найдены на начальном уровне, разработчик может создать надежное программное обеспечение. Таким образом, чем раньше начинается процесс, тем раньше обнаруживаются ошибки и тем ниже стоимость их исправления.</w:t>
      </w:r>
    </w:p>
    <w:p w14:paraId="1732E169" w14:textId="77777777" w:rsidR="00FB3F36" w:rsidRPr="00EE6349" w:rsidRDefault="00FB3F36" w:rsidP="00FB3F36">
      <w:pPr>
        <w:ind w:firstLine="851"/>
        <w:jc w:val="both"/>
        <w:rPr>
          <w:sz w:val="26"/>
          <w:szCs w:val="26"/>
        </w:rPr>
      </w:pPr>
      <w:r w:rsidRPr="00EE6349">
        <w:rPr>
          <w:sz w:val="26"/>
          <w:szCs w:val="26"/>
        </w:rPr>
        <w:t>Без надлежащей оценки производимое программное обеспечение может нанести существенный вред как пользователям, так и производителю. Потеря денег и доверия к компании – это лишь небольшая часть последствий. Хорошее и эффективное тестирование программы помогает повысить его безопасность.</w:t>
      </w:r>
    </w:p>
    <w:p w14:paraId="6C9DBF7F" w14:textId="77777777" w:rsidR="00FB3F36" w:rsidRPr="00EE6349" w:rsidRDefault="00FB3F36" w:rsidP="00FB3F36">
      <w:pPr>
        <w:ind w:firstLine="851"/>
        <w:jc w:val="both"/>
        <w:rPr>
          <w:sz w:val="26"/>
          <w:szCs w:val="26"/>
        </w:rPr>
      </w:pPr>
      <w:r w:rsidRPr="00EE6349">
        <w:rPr>
          <w:sz w:val="26"/>
          <w:szCs w:val="26"/>
        </w:rPr>
        <w:t>Верификация и валидация являются основными целями процесса. По сути, тестирование программного обеспечения помогает не только обнаружить дефекты в программном обеспечении, но и определить его нужность для клиента. Таким образом, качественное и управляемое тестирование делает бизнес успешным и повышает доверие к компании.</w:t>
      </w:r>
    </w:p>
    <w:p w14:paraId="6DFB9E20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70DF9E56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44E871BC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144A5D23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738610EB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637805D2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463F29E8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3B7B4B86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3A0FF5F2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5630AD66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61829076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2BA226A1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17AD93B2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0DE4B5B7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66204FF1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2DBF0D7D" w14:textId="77777777" w:rsidR="00FB3F36" w:rsidRDefault="00FB3F36" w:rsidP="00FB3F36">
      <w:pPr>
        <w:ind w:firstLine="851"/>
        <w:jc w:val="both"/>
        <w:rPr>
          <w:sz w:val="28"/>
          <w:szCs w:val="28"/>
        </w:rPr>
      </w:pPr>
    </w:p>
    <w:p w14:paraId="6B62F1B3" w14:textId="77777777" w:rsidR="00EE6349" w:rsidRDefault="00EE6349" w:rsidP="00FB3F36">
      <w:pPr>
        <w:ind w:firstLine="851"/>
        <w:jc w:val="both"/>
        <w:rPr>
          <w:sz w:val="28"/>
          <w:szCs w:val="28"/>
        </w:rPr>
      </w:pPr>
    </w:p>
    <w:p w14:paraId="02F2C34E" w14:textId="77777777" w:rsidR="00EE6349" w:rsidRDefault="00EE6349" w:rsidP="00FB3F36">
      <w:pPr>
        <w:ind w:firstLine="851"/>
        <w:jc w:val="both"/>
        <w:rPr>
          <w:sz w:val="28"/>
          <w:szCs w:val="28"/>
        </w:rPr>
      </w:pPr>
    </w:p>
    <w:p w14:paraId="680A4E5D" w14:textId="77777777" w:rsidR="00FB3F36" w:rsidRPr="00FB3F36" w:rsidRDefault="00FB3F36" w:rsidP="00FB3F36">
      <w:pPr>
        <w:ind w:firstLine="851"/>
        <w:jc w:val="both"/>
        <w:rPr>
          <w:sz w:val="28"/>
          <w:szCs w:val="28"/>
        </w:rPr>
      </w:pPr>
    </w:p>
    <w:p w14:paraId="312AD110" w14:textId="77777777" w:rsidR="00EE6349" w:rsidRDefault="000B37D9" w:rsidP="00DA2DF5">
      <w:pPr>
        <w:pStyle w:val="Heading1"/>
        <w:spacing w:after="240"/>
        <w:ind w:firstLine="851"/>
        <w:jc w:val="left"/>
        <w:rPr>
          <w:iCs w:val="0"/>
          <w:color w:val="222222"/>
          <w:shd w:val="clear" w:color="auto" w:fill="F9F9F9"/>
        </w:rPr>
      </w:pPr>
      <w:bookmarkStart w:id="7" w:name="_Toc59134472"/>
      <w:bookmarkEnd w:id="4"/>
      <w:bookmarkEnd w:id="5"/>
      <w:bookmarkEnd w:id="6"/>
      <w:r>
        <w:lastRenderedPageBreak/>
        <w:t xml:space="preserve">1. </w:t>
      </w:r>
      <w:r w:rsidR="00BD7ABD" w:rsidRPr="00BD7ABD">
        <w:rPr>
          <w:iCs w:val="0"/>
          <w:color w:val="222222"/>
          <w:shd w:val="clear" w:color="auto" w:fill="F9F9F9"/>
        </w:rPr>
        <w:t>Требования к программному продукту</w:t>
      </w:r>
      <w:bookmarkStart w:id="8" w:name="_Toc41086408"/>
      <w:bookmarkStart w:id="9" w:name="_Toc135156551"/>
      <w:bookmarkStart w:id="10" w:name="_Toc38899153"/>
      <w:bookmarkEnd w:id="7"/>
    </w:p>
    <w:p w14:paraId="19219836" w14:textId="77777777" w:rsidR="00DA2DF5" w:rsidRPr="00DA2DF5" w:rsidRDefault="00DA2DF5" w:rsidP="00DA2DF5"/>
    <w:p w14:paraId="01988224" w14:textId="77777777" w:rsidR="000B37D9" w:rsidRPr="00EE6349" w:rsidRDefault="000B37D9" w:rsidP="00EE6349">
      <w:pPr>
        <w:pStyle w:val="ListParagraph"/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bookmarkStart w:id="11" w:name="OLE_LINK1"/>
      <w:bookmarkStart w:id="12" w:name="OLE_LINK2"/>
      <w:bookmarkStart w:id="13" w:name="_Toc287133688"/>
      <w:r w:rsidRPr="00EE6349">
        <w:rPr>
          <w:rFonts w:ascii="Times New Roman" w:hAnsi="Times New Roman"/>
          <w:color w:val="000000"/>
          <w:sz w:val="26"/>
          <w:szCs w:val="26"/>
        </w:rPr>
        <w:t xml:space="preserve">В данном </w:t>
      </w:r>
      <w:r w:rsidR="007001B1" w:rsidRPr="00EE6349">
        <w:rPr>
          <w:rFonts w:ascii="Times New Roman" w:hAnsi="Times New Roman"/>
          <w:color w:val="000000"/>
          <w:sz w:val="26"/>
          <w:szCs w:val="26"/>
        </w:rPr>
        <w:t>разделе</w:t>
      </w:r>
      <w:r w:rsidRPr="00EE6349">
        <w:rPr>
          <w:rFonts w:ascii="Times New Roman" w:hAnsi="Times New Roman"/>
          <w:color w:val="000000"/>
          <w:sz w:val="26"/>
          <w:szCs w:val="26"/>
        </w:rPr>
        <w:t xml:space="preserve"> описаны требования к системе “Электронный магазин для мобильных телефонов”.</w:t>
      </w:r>
    </w:p>
    <w:p w14:paraId="4C959AB1" w14:textId="77777777" w:rsidR="000B37D9" w:rsidRPr="00EE6349" w:rsidRDefault="000B37D9" w:rsidP="00EE6349">
      <w:pPr>
        <w:pStyle w:val="ListParagraph"/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</w:rPr>
        <w:t>Система предназначена для заказа мобильных телефонов через Интернет.</w:t>
      </w:r>
    </w:p>
    <w:p w14:paraId="7528975B" w14:textId="77777777" w:rsidR="000B37D9" w:rsidRPr="00EE6349" w:rsidRDefault="000B37D9" w:rsidP="00EE6349">
      <w:pPr>
        <w:pStyle w:val="ListParagraph"/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</w:rPr>
        <w:t>Сайт должен иметь следующие страницы:</w:t>
      </w:r>
    </w:p>
    <w:p w14:paraId="1338E039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Register page</w:t>
      </w:r>
    </w:p>
    <w:p w14:paraId="77DCA7ED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Login page</w:t>
      </w:r>
    </w:p>
    <w:p w14:paraId="5552C285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PLP (Product list page)</w:t>
      </w:r>
    </w:p>
    <w:p w14:paraId="46445F74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PDP (Product details page)</w:t>
      </w:r>
    </w:p>
    <w:p w14:paraId="734BE412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Cart page</w:t>
      </w:r>
    </w:p>
    <w:p w14:paraId="5D68C198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Checkout page</w:t>
      </w:r>
    </w:p>
    <w:p w14:paraId="5237A2EE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Order overview page</w:t>
      </w:r>
    </w:p>
    <w:p w14:paraId="7CED1A19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Admin menu</w:t>
      </w:r>
    </w:p>
    <w:p w14:paraId="5C64D309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Edit products</w:t>
      </w:r>
    </w:p>
    <w:p w14:paraId="61D7D6B6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Create product</w:t>
      </w:r>
    </w:p>
    <w:p w14:paraId="29673376" w14:textId="77777777" w:rsidR="000B37D9" w:rsidRPr="00EE6349" w:rsidRDefault="000B37D9" w:rsidP="00EE6349">
      <w:pPr>
        <w:pStyle w:val="ListParagraph"/>
        <w:numPr>
          <w:ilvl w:val="0"/>
          <w:numId w:val="9"/>
        </w:numPr>
        <w:spacing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  <w:lang w:val="en-US"/>
        </w:rPr>
        <w:t>Reviews moderation</w:t>
      </w:r>
    </w:p>
    <w:p w14:paraId="4C667638" w14:textId="77777777" w:rsidR="000B37D9" w:rsidRPr="00EE6349" w:rsidRDefault="000B37D9" w:rsidP="00EE6349">
      <w:pPr>
        <w:spacing w:line="300" w:lineRule="auto"/>
        <w:ind w:left="144" w:firstLine="706"/>
        <w:rPr>
          <w:color w:val="000000"/>
          <w:sz w:val="26"/>
          <w:szCs w:val="26"/>
        </w:rPr>
      </w:pPr>
      <w:r w:rsidRPr="00EE6349">
        <w:rPr>
          <w:color w:val="000000"/>
          <w:sz w:val="26"/>
          <w:szCs w:val="26"/>
        </w:rPr>
        <w:t>В системе предусмотрено три роли пользователей:</w:t>
      </w:r>
    </w:p>
    <w:p w14:paraId="21613C1F" w14:textId="77777777" w:rsidR="000B37D9" w:rsidRPr="00EE6349" w:rsidRDefault="000B37D9" w:rsidP="00EE6349">
      <w:pPr>
        <w:pStyle w:val="ListParagraph"/>
        <w:numPr>
          <w:ilvl w:val="0"/>
          <w:numId w:val="8"/>
        </w:numPr>
        <w:spacing w:after="160"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</w:rPr>
        <w:t>Не аутентифицированный пользователь(гость)</w:t>
      </w:r>
    </w:p>
    <w:p w14:paraId="3F26277E" w14:textId="77777777" w:rsidR="000B37D9" w:rsidRPr="00EE6349" w:rsidRDefault="000B37D9" w:rsidP="00EE6349">
      <w:pPr>
        <w:pStyle w:val="ListParagraph"/>
        <w:numPr>
          <w:ilvl w:val="0"/>
          <w:numId w:val="8"/>
        </w:numPr>
        <w:spacing w:after="160"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</w:rPr>
        <w:t>Аутентифицированный пользователь (как покупатель)</w:t>
      </w:r>
    </w:p>
    <w:p w14:paraId="3C50021F" w14:textId="77777777" w:rsidR="000B37D9" w:rsidRPr="00EE6349" w:rsidRDefault="000B37D9" w:rsidP="00EE6349">
      <w:pPr>
        <w:pStyle w:val="ListParagraph"/>
        <w:numPr>
          <w:ilvl w:val="0"/>
          <w:numId w:val="8"/>
        </w:numPr>
        <w:spacing w:after="160"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r w:rsidRPr="00EE6349">
        <w:rPr>
          <w:rFonts w:ascii="Times New Roman" w:hAnsi="Times New Roman"/>
          <w:color w:val="000000"/>
          <w:sz w:val="26"/>
          <w:szCs w:val="26"/>
        </w:rPr>
        <w:t>Аутентифицированный пользователь (как админ)</w:t>
      </w:r>
    </w:p>
    <w:p w14:paraId="3E16DED4" w14:textId="77777777" w:rsidR="000B37D9" w:rsidRPr="00EE6349" w:rsidRDefault="000B37D9" w:rsidP="00EE6349">
      <w:pPr>
        <w:pStyle w:val="1"/>
        <w:spacing w:line="300" w:lineRule="auto"/>
        <w:ind w:left="144" w:firstLine="706"/>
        <w:jc w:val="both"/>
        <w:rPr>
          <w:color w:val="000000"/>
          <w:sz w:val="26"/>
          <w:szCs w:val="26"/>
        </w:rPr>
      </w:pPr>
      <w:r w:rsidRPr="00EE6349">
        <w:rPr>
          <w:color w:val="000000"/>
          <w:sz w:val="26"/>
          <w:szCs w:val="26"/>
        </w:rPr>
        <w:t>В соответствии с этими ролями система делится на три части: сторона гостя, сторона покупателя и сторона администратора. Причем, покупатель может делать, все что может гость и админ</w:t>
      </w:r>
      <w:r w:rsidR="00453CE9" w:rsidRPr="00EE6349">
        <w:rPr>
          <w:color w:val="000000"/>
          <w:sz w:val="26"/>
          <w:szCs w:val="26"/>
        </w:rPr>
        <w:t>истратор</w:t>
      </w:r>
      <w:r w:rsidRPr="00EE6349">
        <w:rPr>
          <w:color w:val="000000"/>
          <w:sz w:val="26"/>
          <w:szCs w:val="26"/>
        </w:rPr>
        <w:t xml:space="preserve"> может делать все, что может покупатель.</w:t>
      </w:r>
      <w:r w:rsidR="00AF6A91">
        <w:rPr>
          <w:color w:val="000000"/>
          <w:sz w:val="26"/>
          <w:szCs w:val="26"/>
        </w:rPr>
        <w:t xml:space="preserve"> Подробный функцонал описан в таблицах 1.1 – 1.7.</w:t>
      </w:r>
    </w:p>
    <w:bookmarkEnd w:id="11"/>
    <w:bookmarkEnd w:id="12"/>
    <w:bookmarkEnd w:id="13"/>
    <w:p w14:paraId="296FEF7D" w14:textId="77777777" w:rsidR="00E27F83" w:rsidRDefault="00E27F83" w:rsidP="00A62670">
      <w:pPr>
        <w:pStyle w:val="1"/>
        <w:rPr>
          <w:b/>
          <w:color w:val="000000"/>
          <w:sz w:val="26"/>
          <w:szCs w:val="26"/>
        </w:rPr>
      </w:pPr>
    </w:p>
    <w:p w14:paraId="7095AB0B" w14:textId="77777777" w:rsidR="00E27F83" w:rsidRDefault="00E27F83" w:rsidP="00A62670">
      <w:pPr>
        <w:pStyle w:val="1"/>
        <w:outlineLvl w:val="2"/>
        <w:rPr>
          <w:color w:val="000000"/>
          <w:sz w:val="26"/>
          <w:szCs w:val="26"/>
        </w:rPr>
      </w:pPr>
      <w:bookmarkStart w:id="14" w:name="_Toc59134473"/>
      <w:r w:rsidRPr="00E27F83">
        <w:rPr>
          <w:color w:val="000000"/>
          <w:sz w:val="26"/>
          <w:szCs w:val="26"/>
        </w:rPr>
        <w:t>Таблица – 1.1 Регистрация</w:t>
      </w:r>
      <w:bookmarkEnd w:id="14"/>
    </w:p>
    <w:p w14:paraId="7194DBDC" w14:textId="77777777" w:rsidR="00E27F83" w:rsidRPr="00E27F83" w:rsidRDefault="00E27F83" w:rsidP="00A62670">
      <w:pPr>
        <w:pStyle w:val="1"/>
        <w:rPr>
          <w:color w:val="000000"/>
          <w:sz w:val="26"/>
          <w:szCs w:val="26"/>
        </w:rPr>
      </w:pPr>
    </w:p>
    <w:tbl>
      <w:tblPr>
        <w:tblW w:w="0" w:type="auto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103"/>
      </w:tblGrid>
      <w:tr w:rsidR="000B37D9" w:rsidRPr="00EE6349" w14:paraId="0922E40D" w14:textId="77777777" w:rsidTr="007001B1">
        <w:tc>
          <w:tcPr>
            <w:tcW w:w="1080" w:type="dxa"/>
          </w:tcPr>
          <w:p w14:paraId="0A97036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5" w:name="_Toc287133689"/>
            <w:bookmarkStart w:id="16" w:name="_Toc51509710"/>
            <w:bookmarkStart w:id="17" w:name="_Toc51510543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15"/>
            <w:bookmarkEnd w:id="16"/>
            <w:bookmarkEnd w:id="17"/>
          </w:p>
        </w:tc>
        <w:tc>
          <w:tcPr>
            <w:tcW w:w="9103" w:type="dxa"/>
          </w:tcPr>
          <w:p w14:paraId="0238D4F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" w:name="_Toc287133690"/>
            <w:bookmarkStart w:id="19" w:name="_Toc51509711"/>
            <w:bookmarkStart w:id="20" w:name="_Toc51510544"/>
            <w:r w:rsidRPr="00EE6349">
              <w:rPr>
                <w:color w:val="000000"/>
                <w:sz w:val="26"/>
                <w:szCs w:val="26"/>
              </w:rPr>
              <w:t>Описание требования</w:t>
            </w:r>
            <w:bookmarkEnd w:id="18"/>
            <w:bookmarkEnd w:id="19"/>
            <w:bookmarkEnd w:id="20"/>
          </w:p>
        </w:tc>
      </w:tr>
      <w:tr w:rsidR="000B37D9" w:rsidRPr="00EE6349" w14:paraId="1AB15763" w14:textId="77777777" w:rsidTr="007001B1">
        <w:tc>
          <w:tcPr>
            <w:tcW w:w="1080" w:type="dxa"/>
          </w:tcPr>
          <w:p w14:paraId="69890F6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" w:name="_Toc287133691"/>
            <w:bookmarkStart w:id="22" w:name="_Toc51509712"/>
            <w:bookmarkStart w:id="23" w:name="_Toc51510545"/>
            <w:r w:rsidRPr="00EE6349">
              <w:rPr>
                <w:color w:val="000000"/>
                <w:sz w:val="26"/>
                <w:szCs w:val="26"/>
              </w:rPr>
              <w:t>R1.1</w:t>
            </w:r>
            <w:bookmarkEnd w:id="21"/>
            <w:bookmarkEnd w:id="22"/>
            <w:bookmarkEnd w:id="23"/>
          </w:p>
        </w:tc>
        <w:tc>
          <w:tcPr>
            <w:tcW w:w="9103" w:type="dxa"/>
          </w:tcPr>
          <w:p w14:paraId="5AD8BEE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" w:name="_Toc51509713"/>
            <w:bookmarkStart w:id="25" w:name="_Toc51510546"/>
            <w:r w:rsidRPr="00EE6349">
              <w:rPr>
                <w:color w:val="000000"/>
                <w:sz w:val="26"/>
                <w:szCs w:val="26"/>
              </w:rPr>
              <w:t xml:space="preserve">При запуске приложения демонстрируется страница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r w:rsidRPr="00EE6349">
              <w:rPr>
                <w:color w:val="000000"/>
                <w:sz w:val="26"/>
                <w:szCs w:val="26"/>
              </w:rPr>
              <w:t>. Ссылка на регистрацию есть в хедере страницы и на странице аутентификации.</w:t>
            </w:r>
            <w:bookmarkEnd w:id="24"/>
            <w:bookmarkEnd w:id="25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3131F26E" w14:textId="77777777" w:rsidTr="007001B1">
        <w:tc>
          <w:tcPr>
            <w:tcW w:w="1080" w:type="dxa"/>
          </w:tcPr>
          <w:p w14:paraId="01E3772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6" w:name="_Toc287133693"/>
            <w:bookmarkStart w:id="27" w:name="_Toc51509714"/>
            <w:bookmarkStart w:id="28" w:name="_Toc51510547"/>
            <w:r w:rsidRPr="00EE6349">
              <w:rPr>
                <w:color w:val="000000"/>
                <w:sz w:val="26"/>
                <w:szCs w:val="26"/>
              </w:rPr>
              <w:t>R1.2</w:t>
            </w:r>
            <w:bookmarkEnd w:id="26"/>
            <w:bookmarkEnd w:id="27"/>
            <w:bookmarkEnd w:id="28"/>
          </w:p>
        </w:tc>
        <w:tc>
          <w:tcPr>
            <w:tcW w:w="9103" w:type="dxa"/>
          </w:tcPr>
          <w:p w14:paraId="78BC567E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29" w:name="_Toc287133694"/>
            <w:bookmarkStart w:id="30" w:name="_Toc51509715"/>
            <w:bookmarkStart w:id="31" w:name="_Toc51510548"/>
            <w:r w:rsidRPr="00EE6349">
              <w:rPr>
                <w:color w:val="000000"/>
                <w:sz w:val="26"/>
                <w:szCs w:val="26"/>
              </w:rPr>
              <w:t>На странице регистрации содержатся следующие элементы:</w:t>
            </w:r>
            <w:bookmarkEnd w:id="29"/>
            <w:bookmarkEnd w:id="30"/>
            <w:bookmarkEnd w:id="31"/>
          </w:p>
          <w:p w14:paraId="1FA39272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32" w:name="_Toc287133695"/>
            <w:bookmarkStart w:id="33" w:name="_Toc51509716"/>
            <w:bookmarkStart w:id="34" w:name="_Toc51510549"/>
            <w:r w:rsidRPr="00EE6349">
              <w:rPr>
                <w:color w:val="000000"/>
                <w:sz w:val="26"/>
                <w:szCs w:val="26"/>
              </w:rPr>
              <w:t>Текстовое поле для ввода логина</w:t>
            </w:r>
            <w:bookmarkEnd w:id="32"/>
            <w:bookmarkEnd w:id="33"/>
            <w:bookmarkEnd w:id="34"/>
          </w:p>
          <w:p w14:paraId="286834AB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35" w:name="_Toc287133696"/>
            <w:bookmarkStart w:id="36" w:name="_Toc51509717"/>
            <w:bookmarkStart w:id="37" w:name="_Toc51510550"/>
            <w:r w:rsidRPr="00EE6349">
              <w:rPr>
                <w:color w:val="000000"/>
                <w:sz w:val="26"/>
                <w:szCs w:val="26"/>
              </w:rPr>
              <w:t>Текстовое поле для ввода пароля</w:t>
            </w:r>
            <w:bookmarkEnd w:id="35"/>
            <w:bookmarkEnd w:id="36"/>
            <w:bookmarkEnd w:id="37"/>
          </w:p>
          <w:p w14:paraId="6740CBD5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38" w:name="_Toc51509718"/>
            <w:bookmarkStart w:id="39" w:name="_Toc51510551"/>
            <w:r w:rsidRPr="00EE6349">
              <w:rPr>
                <w:color w:val="000000"/>
                <w:sz w:val="26"/>
                <w:szCs w:val="26"/>
              </w:rPr>
              <w:t>Текстовое поле для ввода пароля повторно</w:t>
            </w:r>
            <w:bookmarkEnd w:id="38"/>
            <w:bookmarkEnd w:id="39"/>
          </w:p>
          <w:p w14:paraId="0639DCE9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40" w:name="_Toc287133697"/>
            <w:bookmarkStart w:id="41" w:name="_Toc51509719"/>
            <w:bookmarkStart w:id="42" w:name="_Toc51510552"/>
            <w:r w:rsidRPr="00EE6349">
              <w:rPr>
                <w:color w:val="000000"/>
                <w:sz w:val="26"/>
                <w:szCs w:val="26"/>
              </w:rPr>
              <w:t>Кнопка для входа в систему</w:t>
            </w:r>
            <w:bookmarkEnd w:id="40"/>
            <w:bookmarkEnd w:id="41"/>
            <w:bookmarkEnd w:id="42"/>
          </w:p>
          <w:p w14:paraId="66EEF364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43" w:name="_Toc287133698"/>
            <w:bookmarkStart w:id="44" w:name="_Toc51509720"/>
            <w:bookmarkStart w:id="45" w:name="_Toc51510553"/>
            <w:r w:rsidRPr="00EE6349">
              <w:rPr>
                <w:color w:val="000000"/>
                <w:sz w:val="26"/>
                <w:szCs w:val="26"/>
              </w:rPr>
              <w:t>Примечание!  Тип вводимых данных string[3..20]</w:t>
            </w:r>
            <w:bookmarkEnd w:id="43"/>
            <w:bookmarkEnd w:id="44"/>
            <w:bookmarkEnd w:id="45"/>
          </w:p>
        </w:tc>
      </w:tr>
      <w:tr w:rsidR="000B37D9" w:rsidRPr="00EE6349" w14:paraId="03975374" w14:textId="77777777" w:rsidTr="007001B1">
        <w:tc>
          <w:tcPr>
            <w:tcW w:w="1080" w:type="dxa"/>
          </w:tcPr>
          <w:p w14:paraId="0DF47B5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46" w:name="_Toc287133699"/>
            <w:bookmarkStart w:id="47" w:name="_Toc51509721"/>
            <w:bookmarkStart w:id="48" w:name="_Toc51510554"/>
            <w:r w:rsidRPr="00EE6349">
              <w:rPr>
                <w:color w:val="000000"/>
                <w:sz w:val="26"/>
                <w:szCs w:val="26"/>
              </w:rPr>
              <w:lastRenderedPageBreak/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</w:t>
            </w:r>
            <w:r w:rsidRPr="00EE6349">
              <w:rPr>
                <w:color w:val="000000"/>
                <w:sz w:val="26"/>
                <w:szCs w:val="26"/>
              </w:rPr>
              <w:t>2.1</w:t>
            </w:r>
            <w:bookmarkEnd w:id="46"/>
            <w:bookmarkEnd w:id="47"/>
            <w:bookmarkEnd w:id="48"/>
          </w:p>
        </w:tc>
        <w:tc>
          <w:tcPr>
            <w:tcW w:w="9103" w:type="dxa"/>
          </w:tcPr>
          <w:p w14:paraId="67DFD81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49" w:name="_Toc287133700"/>
            <w:bookmarkStart w:id="50" w:name="_Toc51509722"/>
            <w:bookmarkStart w:id="51" w:name="_Toc51510555"/>
            <w:r w:rsidRPr="00EE6349">
              <w:rPr>
                <w:color w:val="000000"/>
                <w:sz w:val="26"/>
                <w:szCs w:val="26"/>
              </w:rPr>
              <w:t>Текстовые поля логин, пароль и повтор пароля являются обязательными для заполнения</w:t>
            </w:r>
            <w:bookmarkEnd w:id="49"/>
            <w:bookmarkEnd w:id="50"/>
            <w:bookmarkEnd w:id="51"/>
          </w:p>
        </w:tc>
      </w:tr>
      <w:tr w:rsidR="000B37D9" w:rsidRPr="00EE6349" w14:paraId="30A6D42C" w14:textId="77777777" w:rsidTr="007001B1">
        <w:tc>
          <w:tcPr>
            <w:tcW w:w="1080" w:type="dxa"/>
          </w:tcPr>
          <w:p w14:paraId="1F72651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52" w:name="_Toc287133701"/>
            <w:bookmarkStart w:id="53" w:name="_Toc51509723"/>
            <w:bookmarkStart w:id="54" w:name="_Toc51510556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</w:t>
            </w:r>
            <w:r w:rsidRPr="00EE6349">
              <w:rPr>
                <w:color w:val="000000"/>
                <w:sz w:val="26"/>
                <w:szCs w:val="26"/>
              </w:rPr>
              <w:t>2.2</w:t>
            </w:r>
            <w:bookmarkEnd w:id="52"/>
            <w:bookmarkEnd w:id="53"/>
            <w:bookmarkEnd w:id="54"/>
          </w:p>
        </w:tc>
        <w:tc>
          <w:tcPr>
            <w:tcW w:w="9103" w:type="dxa"/>
          </w:tcPr>
          <w:p w14:paraId="0DD2C99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55" w:name="_Toc287133702"/>
            <w:bookmarkStart w:id="56" w:name="_Toc51509724"/>
            <w:bookmarkStart w:id="57" w:name="_Toc51510557"/>
            <w:r w:rsidRPr="00EE6349">
              <w:rPr>
                <w:color w:val="000000"/>
                <w:sz w:val="26"/>
                <w:szCs w:val="26"/>
              </w:rPr>
              <w:t>Логин может содержать только латинские буквы, цифры и знак подчёркивания</w:t>
            </w:r>
            <w:bookmarkEnd w:id="55"/>
            <w:bookmarkEnd w:id="56"/>
            <w:bookmarkEnd w:id="57"/>
          </w:p>
        </w:tc>
      </w:tr>
      <w:tr w:rsidR="000B37D9" w:rsidRPr="00EE6349" w14:paraId="285B1CE9" w14:textId="77777777" w:rsidTr="007001B1">
        <w:tc>
          <w:tcPr>
            <w:tcW w:w="1080" w:type="dxa"/>
          </w:tcPr>
          <w:p w14:paraId="1E5802D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58" w:name="_Toc287133703"/>
            <w:bookmarkStart w:id="59" w:name="_Toc51509725"/>
            <w:bookmarkStart w:id="60" w:name="_Toc51510558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1.2.3</w:t>
            </w:r>
            <w:bookmarkEnd w:id="58"/>
            <w:bookmarkEnd w:id="59"/>
            <w:bookmarkEnd w:id="60"/>
          </w:p>
        </w:tc>
        <w:tc>
          <w:tcPr>
            <w:tcW w:w="9103" w:type="dxa"/>
          </w:tcPr>
          <w:p w14:paraId="124067D4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</w:rPr>
            </w:pPr>
            <w:bookmarkStart w:id="61" w:name="_Toc287133704"/>
            <w:bookmarkStart w:id="62" w:name="_Toc51509726"/>
            <w:bookmarkStart w:id="63" w:name="_Toc51510559"/>
            <w:r w:rsidRPr="00EE6349">
              <w:rPr>
                <w:color w:val="000000"/>
                <w:sz w:val="26"/>
                <w:szCs w:val="26"/>
              </w:rPr>
              <w:t xml:space="preserve">Если пользователь ввёл недопустимое количество символов в поле логина (меньше 3 или больше 20) , то появляется надпись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</w:t>
            </w:r>
            <w:r w:rsidRPr="00EE6349">
              <w:rPr>
                <w:color w:val="000000"/>
                <w:sz w:val="26"/>
                <w:szCs w:val="26"/>
              </w:rPr>
              <w:t xml:space="preserve"> сообщением «Логин должен содержать от 3 до 20 символов»</w:t>
            </w:r>
            <w:bookmarkEnd w:id="61"/>
            <w:bookmarkEnd w:id="62"/>
            <w:bookmarkEnd w:id="63"/>
          </w:p>
        </w:tc>
      </w:tr>
      <w:tr w:rsidR="000B37D9" w:rsidRPr="00EE6349" w14:paraId="00441104" w14:textId="77777777" w:rsidTr="007001B1">
        <w:tc>
          <w:tcPr>
            <w:tcW w:w="1080" w:type="dxa"/>
          </w:tcPr>
          <w:p w14:paraId="3457268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64" w:name="_Toc287133705"/>
            <w:bookmarkStart w:id="65" w:name="_Toc51509727"/>
            <w:bookmarkStart w:id="66" w:name="_Toc51510560"/>
            <w:r w:rsidRPr="00EE6349">
              <w:rPr>
                <w:color w:val="000000"/>
                <w:sz w:val="26"/>
                <w:szCs w:val="26"/>
              </w:rPr>
              <w:t>R1.2.4</w:t>
            </w:r>
            <w:bookmarkEnd w:id="64"/>
            <w:bookmarkEnd w:id="65"/>
            <w:bookmarkEnd w:id="66"/>
          </w:p>
        </w:tc>
        <w:tc>
          <w:tcPr>
            <w:tcW w:w="9103" w:type="dxa"/>
          </w:tcPr>
          <w:p w14:paraId="5776790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67" w:name="_Toc287133706"/>
            <w:bookmarkStart w:id="68" w:name="_Toc51509728"/>
            <w:bookmarkStart w:id="69" w:name="_Toc51510561"/>
            <w:r w:rsidRPr="00EE6349">
              <w:rPr>
                <w:color w:val="000000"/>
                <w:sz w:val="26"/>
                <w:szCs w:val="26"/>
              </w:rPr>
              <w:t>Имя пользователя чувствительно к регистру</w:t>
            </w:r>
            <w:bookmarkEnd w:id="67"/>
            <w:bookmarkEnd w:id="68"/>
            <w:bookmarkEnd w:id="69"/>
          </w:p>
        </w:tc>
      </w:tr>
      <w:tr w:rsidR="000B37D9" w:rsidRPr="00EE6349" w14:paraId="4700C01F" w14:textId="77777777" w:rsidTr="007001B1">
        <w:tc>
          <w:tcPr>
            <w:tcW w:w="1080" w:type="dxa"/>
          </w:tcPr>
          <w:p w14:paraId="5D66379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70" w:name="_Toc287133707"/>
            <w:bookmarkStart w:id="71" w:name="_Toc51509729"/>
            <w:bookmarkStart w:id="72" w:name="_Toc51510562"/>
            <w:r w:rsidRPr="00EE6349">
              <w:rPr>
                <w:color w:val="000000"/>
                <w:sz w:val="26"/>
                <w:szCs w:val="26"/>
              </w:rPr>
              <w:t>R 1.2.5</w:t>
            </w:r>
            <w:bookmarkEnd w:id="70"/>
            <w:bookmarkEnd w:id="71"/>
            <w:bookmarkEnd w:id="72"/>
          </w:p>
        </w:tc>
        <w:tc>
          <w:tcPr>
            <w:tcW w:w="9103" w:type="dxa"/>
          </w:tcPr>
          <w:p w14:paraId="34785FD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73" w:name="_Toc287133708"/>
            <w:bookmarkStart w:id="74" w:name="_Toc51509730"/>
            <w:bookmarkStart w:id="75" w:name="_Toc51510563"/>
            <w:r w:rsidRPr="00EE6349">
              <w:rPr>
                <w:color w:val="000000"/>
                <w:sz w:val="26"/>
                <w:szCs w:val="26"/>
              </w:rPr>
              <w:t>Пароль может содержать любые символы</w:t>
            </w:r>
            <w:bookmarkEnd w:id="73"/>
            <w:bookmarkEnd w:id="74"/>
            <w:bookmarkEnd w:id="75"/>
          </w:p>
        </w:tc>
      </w:tr>
      <w:tr w:rsidR="000B37D9" w:rsidRPr="00EE6349" w14:paraId="59946A81" w14:textId="77777777" w:rsidTr="007001B1">
        <w:tc>
          <w:tcPr>
            <w:tcW w:w="1080" w:type="dxa"/>
          </w:tcPr>
          <w:p w14:paraId="7A31701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76" w:name="_Toc287133709"/>
            <w:bookmarkStart w:id="77" w:name="_Toc51509731"/>
            <w:bookmarkStart w:id="78" w:name="_Toc51510564"/>
            <w:r w:rsidRPr="00EE6349">
              <w:rPr>
                <w:color w:val="000000"/>
                <w:sz w:val="26"/>
                <w:szCs w:val="26"/>
              </w:rPr>
              <w:t>R 1.2.6</w:t>
            </w:r>
            <w:bookmarkEnd w:id="76"/>
            <w:bookmarkEnd w:id="77"/>
            <w:bookmarkEnd w:id="78"/>
          </w:p>
        </w:tc>
        <w:tc>
          <w:tcPr>
            <w:tcW w:w="9103" w:type="dxa"/>
          </w:tcPr>
          <w:p w14:paraId="056B9BF8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</w:rPr>
            </w:pPr>
            <w:bookmarkStart w:id="79" w:name="_Toc287133710"/>
            <w:bookmarkStart w:id="80" w:name="_Toc51509732"/>
            <w:bookmarkStart w:id="81" w:name="_Toc51510565"/>
            <w:r w:rsidRPr="00EE6349">
              <w:rPr>
                <w:color w:val="000000"/>
                <w:sz w:val="26"/>
                <w:szCs w:val="26"/>
              </w:rPr>
              <w:t>Если пользователь ввёл недопустимое количество символов в поле пароля или повтора пароля (меньше 3 или больше 20) , то появляется сообщение «Пароль должен содержать от 3 до 20 символов»</w:t>
            </w:r>
            <w:bookmarkEnd w:id="79"/>
            <w:bookmarkEnd w:id="80"/>
            <w:bookmarkEnd w:id="81"/>
          </w:p>
        </w:tc>
      </w:tr>
      <w:tr w:rsidR="000B37D9" w:rsidRPr="00EE6349" w14:paraId="733CAFDF" w14:textId="77777777" w:rsidTr="007001B1">
        <w:tc>
          <w:tcPr>
            <w:tcW w:w="1080" w:type="dxa"/>
          </w:tcPr>
          <w:p w14:paraId="1BFAD4D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82" w:name="_Toc287133711"/>
            <w:bookmarkStart w:id="83" w:name="_Toc51509733"/>
            <w:bookmarkStart w:id="84" w:name="_Toc51510566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</w:t>
            </w:r>
            <w:r w:rsidRPr="00EE6349">
              <w:rPr>
                <w:color w:val="000000"/>
                <w:sz w:val="26"/>
                <w:szCs w:val="26"/>
              </w:rPr>
              <w:t>2.7</w:t>
            </w:r>
            <w:bookmarkEnd w:id="82"/>
            <w:bookmarkEnd w:id="83"/>
            <w:bookmarkEnd w:id="84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9103" w:type="dxa"/>
          </w:tcPr>
          <w:p w14:paraId="1520510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85" w:name="_Toc287133712"/>
            <w:bookmarkStart w:id="86" w:name="_Toc51509734"/>
            <w:bookmarkStart w:id="87" w:name="_Toc51510567"/>
            <w:r w:rsidRPr="00EE6349">
              <w:rPr>
                <w:color w:val="000000"/>
                <w:sz w:val="26"/>
                <w:szCs w:val="26"/>
              </w:rPr>
              <w:t>Если пользователь ввёл логин который уже зарегистрирован и нажал на конпку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Register</w:t>
            </w:r>
            <w:r w:rsidRPr="00EE6349">
              <w:rPr>
                <w:color w:val="000000"/>
                <w:sz w:val="26"/>
                <w:szCs w:val="26"/>
              </w:rPr>
              <w:t>», то появляется сообщение «Such a user already exists. Try another login.»</w:t>
            </w:r>
            <w:bookmarkEnd w:id="85"/>
            <w:bookmarkEnd w:id="86"/>
            <w:bookmarkEnd w:id="87"/>
            <w:r w:rsidRPr="00EE6349">
              <w:rPr>
                <w:color w:val="000000"/>
                <w:sz w:val="26"/>
                <w:szCs w:val="26"/>
              </w:rPr>
              <w:t xml:space="preserve">  </w:t>
            </w:r>
          </w:p>
        </w:tc>
      </w:tr>
      <w:tr w:rsidR="000B37D9" w:rsidRPr="00EE6349" w14:paraId="1C9B86A9" w14:textId="77777777" w:rsidTr="007001B1">
        <w:tc>
          <w:tcPr>
            <w:tcW w:w="1080" w:type="dxa"/>
          </w:tcPr>
          <w:p w14:paraId="7029677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88" w:name="_Toc287133713"/>
            <w:bookmarkStart w:id="89" w:name="_Toc51509735"/>
            <w:bookmarkStart w:id="90" w:name="_Toc51510568"/>
            <w:r w:rsidRPr="00EE6349">
              <w:rPr>
                <w:color w:val="000000"/>
                <w:sz w:val="26"/>
                <w:szCs w:val="26"/>
              </w:rPr>
              <w:t>R 1.2.8</w:t>
            </w:r>
            <w:bookmarkEnd w:id="88"/>
            <w:bookmarkEnd w:id="89"/>
            <w:bookmarkEnd w:id="90"/>
          </w:p>
        </w:tc>
        <w:tc>
          <w:tcPr>
            <w:tcW w:w="9103" w:type="dxa"/>
          </w:tcPr>
          <w:p w14:paraId="58746F3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91" w:name="_Toc287133714"/>
            <w:bookmarkStart w:id="92" w:name="_Toc51509736"/>
            <w:bookmarkStart w:id="93" w:name="_Toc51510569"/>
            <w:r w:rsidRPr="00EE6349">
              <w:rPr>
                <w:color w:val="000000"/>
                <w:sz w:val="26"/>
                <w:szCs w:val="26"/>
              </w:rPr>
              <w:t>После нажатия на кнопку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Register</w:t>
            </w:r>
            <w:r w:rsidRPr="00EE6349">
              <w:rPr>
                <w:color w:val="000000"/>
                <w:sz w:val="26"/>
                <w:szCs w:val="26"/>
              </w:rPr>
              <w:t xml:space="preserve">» пользователь получает аккаунт и автоматически аутентифицируется. Открывается </w:t>
            </w:r>
            <w:bookmarkEnd w:id="91"/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bookmarkEnd w:id="92"/>
            <w:bookmarkEnd w:id="93"/>
          </w:p>
        </w:tc>
      </w:tr>
    </w:tbl>
    <w:p w14:paraId="769D0D3C" w14:textId="77777777" w:rsidR="000B37D9" w:rsidRPr="00EE6349" w:rsidRDefault="000B37D9" w:rsidP="00A62670">
      <w:pPr>
        <w:pStyle w:val="1"/>
        <w:rPr>
          <w:b/>
          <w:color w:val="000000"/>
          <w:sz w:val="26"/>
          <w:szCs w:val="26"/>
        </w:rPr>
      </w:pPr>
      <w:bookmarkStart w:id="94" w:name="_Toc287133715"/>
    </w:p>
    <w:p w14:paraId="3CFCE399" w14:textId="77777777" w:rsidR="000B37D9" w:rsidRPr="00E27F83" w:rsidRDefault="00E27F83" w:rsidP="00A62670">
      <w:pPr>
        <w:pStyle w:val="1"/>
        <w:outlineLvl w:val="2"/>
        <w:rPr>
          <w:color w:val="000000"/>
          <w:sz w:val="26"/>
          <w:szCs w:val="26"/>
        </w:rPr>
      </w:pPr>
      <w:bookmarkStart w:id="95" w:name="_Toc51510570"/>
      <w:bookmarkStart w:id="96" w:name="_Toc59134474"/>
      <w:r w:rsidRPr="00E27F83">
        <w:rPr>
          <w:color w:val="000000"/>
          <w:sz w:val="26"/>
          <w:szCs w:val="26"/>
        </w:rPr>
        <w:t>Таблица – 1</w:t>
      </w:r>
      <w:r w:rsidR="000B37D9" w:rsidRPr="00E27F83">
        <w:rPr>
          <w:color w:val="000000"/>
          <w:sz w:val="26"/>
          <w:szCs w:val="26"/>
        </w:rPr>
        <w:t>.</w:t>
      </w:r>
      <w:r w:rsidRPr="00E27F83">
        <w:rPr>
          <w:color w:val="000000"/>
          <w:sz w:val="26"/>
          <w:szCs w:val="26"/>
        </w:rPr>
        <w:t>2</w:t>
      </w:r>
      <w:r w:rsidR="000B37D9" w:rsidRPr="00E27F83">
        <w:rPr>
          <w:color w:val="000000"/>
          <w:sz w:val="26"/>
          <w:szCs w:val="26"/>
        </w:rPr>
        <w:t xml:space="preserve"> Аутентификация</w:t>
      </w:r>
      <w:bookmarkEnd w:id="95"/>
      <w:bookmarkEnd w:id="96"/>
    </w:p>
    <w:p w14:paraId="54CD245A" w14:textId="77777777" w:rsidR="000B37D9" w:rsidRPr="00EE6349" w:rsidRDefault="000B37D9" w:rsidP="00A62670">
      <w:pPr>
        <w:pStyle w:val="1"/>
        <w:rPr>
          <w:b/>
          <w:color w:val="000000"/>
          <w:sz w:val="26"/>
          <w:szCs w:val="26"/>
        </w:rPr>
      </w:pPr>
    </w:p>
    <w:tbl>
      <w:tblPr>
        <w:tblW w:w="0" w:type="auto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103"/>
      </w:tblGrid>
      <w:tr w:rsidR="000B37D9" w:rsidRPr="00EE6349" w14:paraId="6DCFBDE7" w14:textId="77777777" w:rsidTr="007001B1">
        <w:tc>
          <w:tcPr>
            <w:tcW w:w="1080" w:type="dxa"/>
          </w:tcPr>
          <w:p w14:paraId="5F31422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97" w:name="_Toc51509738"/>
            <w:bookmarkStart w:id="98" w:name="_Toc51510571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97"/>
            <w:bookmarkEnd w:id="98"/>
          </w:p>
        </w:tc>
        <w:tc>
          <w:tcPr>
            <w:tcW w:w="9103" w:type="dxa"/>
          </w:tcPr>
          <w:p w14:paraId="1787411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99" w:name="_Toc51509739"/>
            <w:bookmarkStart w:id="100" w:name="_Toc51510572"/>
            <w:r w:rsidRPr="00EE6349">
              <w:rPr>
                <w:color w:val="000000"/>
                <w:sz w:val="26"/>
                <w:szCs w:val="26"/>
              </w:rPr>
              <w:t>О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писа</w:t>
            </w:r>
            <w:r w:rsidRPr="00EE6349">
              <w:rPr>
                <w:color w:val="000000"/>
                <w:sz w:val="26"/>
                <w:szCs w:val="26"/>
              </w:rPr>
              <w:t>нее требования</w:t>
            </w:r>
            <w:bookmarkEnd w:id="99"/>
            <w:bookmarkEnd w:id="100"/>
          </w:p>
        </w:tc>
      </w:tr>
      <w:tr w:rsidR="000B37D9" w:rsidRPr="00EE6349" w14:paraId="15464586" w14:textId="77777777" w:rsidTr="007001B1">
        <w:tc>
          <w:tcPr>
            <w:tcW w:w="1080" w:type="dxa"/>
          </w:tcPr>
          <w:p w14:paraId="2E3E9AB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01" w:name="_Toc51509740"/>
            <w:bookmarkStart w:id="102" w:name="_Toc51510573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2.</w:t>
            </w:r>
            <w:r w:rsidRPr="00EE6349">
              <w:rPr>
                <w:color w:val="000000"/>
                <w:sz w:val="26"/>
                <w:szCs w:val="26"/>
              </w:rPr>
              <w:t>1</w:t>
            </w:r>
            <w:bookmarkEnd w:id="101"/>
            <w:bookmarkEnd w:id="102"/>
          </w:p>
        </w:tc>
        <w:tc>
          <w:tcPr>
            <w:tcW w:w="9103" w:type="dxa"/>
          </w:tcPr>
          <w:p w14:paraId="741A9AB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03" w:name="_Toc51509741"/>
            <w:bookmarkStart w:id="104" w:name="_Toc51510574"/>
            <w:r w:rsidRPr="00EE6349">
              <w:rPr>
                <w:color w:val="000000"/>
                <w:sz w:val="26"/>
                <w:szCs w:val="26"/>
              </w:rPr>
              <w:t xml:space="preserve">При запуске приложения демонстрируется страница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r w:rsidRPr="00EE6349">
              <w:rPr>
                <w:color w:val="000000"/>
                <w:sz w:val="26"/>
                <w:szCs w:val="26"/>
              </w:rPr>
              <w:t>. В хедере страницы есть ссылка на аутентификацию.</w:t>
            </w:r>
            <w:bookmarkEnd w:id="103"/>
            <w:bookmarkEnd w:id="104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19081048" w14:textId="77777777" w:rsidTr="007001B1">
        <w:tc>
          <w:tcPr>
            <w:tcW w:w="1080" w:type="dxa"/>
          </w:tcPr>
          <w:p w14:paraId="09C4CD7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05" w:name="_Toc51509742"/>
            <w:bookmarkStart w:id="106" w:name="_Toc51510575"/>
            <w:r w:rsidRPr="00EE6349">
              <w:rPr>
                <w:color w:val="000000"/>
                <w:sz w:val="26"/>
                <w:szCs w:val="26"/>
              </w:rPr>
              <w:t>R 2.2</w:t>
            </w:r>
            <w:bookmarkEnd w:id="105"/>
            <w:bookmarkEnd w:id="106"/>
          </w:p>
        </w:tc>
        <w:tc>
          <w:tcPr>
            <w:tcW w:w="9103" w:type="dxa"/>
          </w:tcPr>
          <w:p w14:paraId="13F93D98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107" w:name="_Toc51509743"/>
            <w:bookmarkStart w:id="108" w:name="_Toc51510576"/>
            <w:r w:rsidRPr="00EE6349">
              <w:rPr>
                <w:color w:val="000000"/>
                <w:sz w:val="26"/>
                <w:szCs w:val="26"/>
              </w:rPr>
              <w:t>На странице аутентификации содержатся следующие элементы:</w:t>
            </w:r>
            <w:bookmarkEnd w:id="107"/>
            <w:bookmarkEnd w:id="108"/>
          </w:p>
          <w:p w14:paraId="1A3FAF99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109" w:name="_Toc51509744"/>
            <w:bookmarkStart w:id="110" w:name="_Toc51510577"/>
            <w:r w:rsidRPr="00EE6349">
              <w:rPr>
                <w:color w:val="000000"/>
                <w:sz w:val="26"/>
                <w:szCs w:val="26"/>
              </w:rPr>
              <w:t>Текстовое поле для ввода логина</w:t>
            </w:r>
            <w:bookmarkEnd w:id="109"/>
            <w:bookmarkEnd w:id="110"/>
          </w:p>
          <w:p w14:paraId="5C17EE4D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111" w:name="_Toc51509745"/>
            <w:bookmarkStart w:id="112" w:name="_Toc51510578"/>
            <w:r w:rsidRPr="00EE6349">
              <w:rPr>
                <w:color w:val="000000"/>
                <w:sz w:val="26"/>
                <w:szCs w:val="26"/>
              </w:rPr>
              <w:t>Текстовое поле для ввода пароля</w:t>
            </w:r>
            <w:bookmarkEnd w:id="111"/>
            <w:bookmarkEnd w:id="112"/>
          </w:p>
          <w:p w14:paraId="76417B99" w14:textId="77777777" w:rsidR="000B37D9" w:rsidRPr="00EE6349" w:rsidRDefault="000B37D9" w:rsidP="00A62670">
            <w:pPr>
              <w:pStyle w:val="1"/>
              <w:numPr>
                <w:ilvl w:val="0"/>
                <w:numId w:val="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113" w:name="_Toc51509746"/>
            <w:bookmarkStart w:id="114" w:name="_Toc51510579"/>
            <w:r w:rsidRPr="00EE6349">
              <w:rPr>
                <w:color w:val="000000"/>
                <w:sz w:val="26"/>
                <w:szCs w:val="26"/>
              </w:rPr>
              <w:t>Кнопка для входа в систему</w:t>
            </w:r>
            <w:bookmarkEnd w:id="113"/>
            <w:bookmarkEnd w:id="114"/>
          </w:p>
          <w:p w14:paraId="45588EB2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115" w:name="_Toc51509747"/>
            <w:bookmarkStart w:id="116" w:name="_Toc51510580"/>
            <w:r w:rsidRPr="00EE6349">
              <w:rPr>
                <w:color w:val="000000"/>
                <w:sz w:val="26"/>
                <w:szCs w:val="26"/>
              </w:rPr>
              <w:t>Примечание!  Тип вводимых данных string[3..20]</w:t>
            </w:r>
            <w:bookmarkEnd w:id="115"/>
            <w:bookmarkEnd w:id="116"/>
          </w:p>
        </w:tc>
      </w:tr>
      <w:tr w:rsidR="000B37D9" w:rsidRPr="00EE6349" w14:paraId="2E493C0E" w14:textId="77777777" w:rsidTr="007001B1">
        <w:tc>
          <w:tcPr>
            <w:tcW w:w="1080" w:type="dxa"/>
          </w:tcPr>
          <w:p w14:paraId="026B10A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17" w:name="_Toc51509748"/>
            <w:bookmarkStart w:id="118" w:name="_Toc51510581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2.</w:t>
            </w:r>
            <w:r w:rsidRPr="00EE6349">
              <w:rPr>
                <w:color w:val="000000"/>
                <w:sz w:val="26"/>
                <w:szCs w:val="26"/>
              </w:rPr>
              <w:t>2.1</w:t>
            </w:r>
            <w:bookmarkEnd w:id="117"/>
            <w:bookmarkEnd w:id="118"/>
          </w:p>
        </w:tc>
        <w:tc>
          <w:tcPr>
            <w:tcW w:w="9103" w:type="dxa"/>
          </w:tcPr>
          <w:p w14:paraId="06B73CC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19" w:name="_Toc51509749"/>
            <w:bookmarkStart w:id="120" w:name="_Toc51510582"/>
            <w:r w:rsidRPr="00EE6349">
              <w:rPr>
                <w:color w:val="000000"/>
                <w:sz w:val="26"/>
                <w:szCs w:val="26"/>
              </w:rPr>
              <w:t>Текстовые поля логин, пароль являются обязательными для заполнения</w:t>
            </w:r>
            <w:bookmarkEnd w:id="119"/>
            <w:bookmarkEnd w:id="120"/>
          </w:p>
        </w:tc>
      </w:tr>
      <w:tr w:rsidR="000B37D9" w:rsidRPr="00EE6349" w14:paraId="16DD1CAD" w14:textId="77777777" w:rsidTr="007001B1">
        <w:tc>
          <w:tcPr>
            <w:tcW w:w="1080" w:type="dxa"/>
          </w:tcPr>
          <w:p w14:paraId="4CF704C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21" w:name="_Toc51509750"/>
            <w:bookmarkStart w:id="122" w:name="_Toc51510583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2.</w:t>
            </w:r>
            <w:r w:rsidRPr="00EE6349">
              <w:rPr>
                <w:color w:val="000000"/>
                <w:sz w:val="26"/>
                <w:szCs w:val="26"/>
              </w:rPr>
              <w:t>2.2</w:t>
            </w:r>
            <w:bookmarkEnd w:id="121"/>
            <w:bookmarkEnd w:id="122"/>
          </w:p>
        </w:tc>
        <w:tc>
          <w:tcPr>
            <w:tcW w:w="9103" w:type="dxa"/>
          </w:tcPr>
          <w:p w14:paraId="26E5DB8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23" w:name="_Toc51509751"/>
            <w:bookmarkStart w:id="124" w:name="_Toc51510584"/>
            <w:r w:rsidRPr="00EE6349">
              <w:rPr>
                <w:color w:val="000000"/>
                <w:sz w:val="26"/>
                <w:szCs w:val="26"/>
              </w:rPr>
              <w:t>Логин может содержать только латинские буквы, цифры и знак подчёркивания</w:t>
            </w:r>
            <w:bookmarkEnd w:id="123"/>
            <w:bookmarkEnd w:id="124"/>
          </w:p>
        </w:tc>
      </w:tr>
      <w:tr w:rsidR="000B37D9" w:rsidRPr="00EE6349" w14:paraId="5BEE5259" w14:textId="77777777" w:rsidTr="007001B1">
        <w:tc>
          <w:tcPr>
            <w:tcW w:w="1080" w:type="dxa"/>
          </w:tcPr>
          <w:p w14:paraId="0B29A36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25" w:name="_Toc51509752"/>
            <w:bookmarkStart w:id="126" w:name="_Toc51510585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2.2.3</w:t>
            </w:r>
            <w:bookmarkEnd w:id="125"/>
            <w:bookmarkEnd w:id="126"/>
          </w:p>
        </w:tc>
        <w:tc>
          <w:tcPr>
            <w:tcW w:w="9103" w:type="dxa"/>
          </w:tcPr>
          <w:p w14:paraId="412A5E41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</w:rPr>
            </w:pPr>
            <w:bookmarkStart w:id="127" w:name="_Toc51509753"/>
            <w:bookmarkStart w:id="128" w:name="_Toc51510586"/>
            <w:r w:rsidRPr="00EE6349">
              <w:rPr>
                <w:color w:val="000000"/>
                <w:sz w:val="26"/>
                <w:szCs w:val="26"/>
              </w:rPr>
              <w:t xml:space="preserve">Если пользователь ввёл недопустимое количество символов в поле логина (меньше 3 или больше 20) , то появляется надпись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</w:t>
            </w:r>
            <w:r w:rsidRPr="00EE6349">
              <w:rPr>
                <w:color w:val="000000"/>
                <w:sz w:val="26"/>
                <w:szCs w:val="26"/>
              </w:rPr>
              <w:t xml:space="preserve"> сообщением «Логин должен содержать от 3 до 20 символов»</w:t>
            </w:r>
            <w:bookmarkEnd w:id="127"/>
            <w:bookmarkEnd w:id="128"/>
          </w:p>
        </w:tc>
      </w:tr>
      <w:tr w:rsidR="000B37D9" w:rsidRPr="00EE6349" w14:paraId="23FF7F21" w14:textId="77777777" w:rsidTr="007001B1">
        <w:tc>
          <w:tcPr>
            <w:tcW w:w="1080" w:type="dxa"/>
          </w:tcPr>
          <w:p w14:paraId="02E0C9E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29" w:name="_Toc51509754"/>
            <w:bookmarkStart w:id="130" w:name="_Toc51510587"/>
            <w:r w:rsidRPr="00EE6349">
              <w:rPr>
                <w:color w:val="000000"/>
                <w:sz w:val="26"/>
                <w:szCs w:val="26"/>
              </w:rPr>
              <w:t>R 2.2.4</w:t>
            </w:r>
            <w:bookmarkEnd w:id="129"/>
            <w:bookmarkEnd w:id="130"/>
          </w:p>
        </w:tc>
        <w:tc>
          <w:tcPr>
            <w:tcW w:w="9103" w:type="dxa"/>
          </w:tcPr>
          <w:p w14:paraId="0EB5AD4B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31" w:name="_Toc51509755"/>
            <w:bookmarkStart w:id="132" w:name="_Toc51510588"/>
            <w:r w:rsidRPr="00EE6349">
              <w:rPr>
                <w:color w:val="000000"/>
                <w:sz w:val="26"/>
                <w:szCs w:val="26"/>
              </w:rPr>
              <w:t>Имя пользователя чувствительно к регистру</w:t>
            </w:r>
            <w:bookmarkEnd w:id="131"/>
            <w:bookmarkEnd w:id="132"/>
          </w:p>
        </w:tc>
      </w:tr>
      <w:tr w:rsidR="000B37D9" w:rsidRPr="00EE6349" w14:paraId="5DF0AA94" w14:textId="77777777" w:rsidTr="007001B1">
        <w:tc>
          <w:tcPr>
            <w:tcW w:w="1080" w:type="dxa"/>
          </w:tcPr>
          <w:p w14:paraId="72D65BF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33" w:name="_Toc51509756"/>
            <w:bookmarkStart w:id="134" w:name="_Toc51510589"/>
            <w:r w:rsidRPr="00EE6349">
              <w:rPr>
                <w:color w:val="000000"/>
                <w:sz w:val="26"/>
                <w:szCs w:val="26"/>
              </w:rPr>
              <w:t>R 2.2.5</w:t>
            </w:r>
            <w:bookmarkEnd w:id="133"/>
            <w:bookmarkEnd w:id="134"/>
          </w:p>
        </w:tc>
        <w:tc>
          <w:tcPr>
            <w:tcW w:w="9103" w:type="dxa"/>
          </w:tcPr>
          <w:p w14:paraId="3436842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35" w:name="_Toc51509757"/>
            <w:bookmarkStart w:id="136" w:name="_Toc51510590"/>
            <w:r w:rsidRPr="00EE6349">
              <w:rPr>
                <w:color w:val="000000"/>
                <w:sz w:val="26"/>
                <w:szCs w:val="26"/>
              </w:rPr>
              <w:t>Пароль может содержать любые символы</w:t>
            </w:r>
            <w:bookmarkEnd w:id="135"/>
            <w:bookmarkEnd w:id="136"/>
          </w:p>
        </w:tc>
      </w:tr>
      <w:tr w:rsidR="000B37D9" w:rsidRPr="00EE6349" w14:paraId="03FECF45" w14:textId="77777777" w:rsidTr="007001B1">
        <w:tc>
          <w:tcPr>
            <w:tcW w:w="1080" w:type="dxa"/>
          </w:tcPr>
          <w:p w14:paraId="27DFFD6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37" w:name="_Toc51509758"/>
            <w:bookmarkStart w:id="138" w:name="_Toc51510591"/>
            <w:r w:rsidRPr="00EE6349">
              <w:rPr>
                <w:color w:val="000000"/>
                <w:sz w:val="26"/>
                <w:szCs w:val="26"/>
              </w:rPr>
              <w:t>R 2.2.6</w:t>
            </w:r>
            <w:bookmarkEnd w:id="137"/>
            <w:bookmarkEnd w:id="138"/>
          </w:p>
        </w:tc>
        <w:tc>
          <w:tcPr>
            <w:tcW w:w="9103" w:type="dxa"/>
          </w:tcPr>
          <w:p w14:paraId="4DC6ED70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</w:rPr>
            </w:pPr>
            <w:bookmarkStart w:id="139" w:name="_Toc51509759"/>
            <w:bookmarkStart w:id="140" w:name="_Toc51510592"/>
            <w:r w:rsidRPr="00EE6349">
              <w:rPr>
                <w:color w:val="000000"/>
                <w:sz w:val="26"/>
                <w:szCs w:val="26"/>
              </w:rPr>
              <w:t>Если пользователь ввёл недопустимое количество символов в поле пароля (меньше 3 или больше 20) , то появляется сообщение «Пароль должен содержать от 3 до 20 символов»</w:t>
            </w:r>
            <w:bookmarkEnd w:id="139"/>
            <w:bookmarkEnd w:id="140"/>
          </w:p>
        </w:tc>
      </w:tr>
      <w:tr w:rsidR="000B37D9" w:rsidRPr="00EE6349" w14:paraId="2D2CC7C0" w14:textId="77777777" w:rsidTr="007001B1">
        <w:tc>
          <w:tcPr>
            <w:tcW w:w="1080" w:type="dxa"/>
          </w:tcPr>
          <w:p w14:paraId="53E6FC6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41" w:name="_Toc51509760"/>
            <w:bookmarkStart w:id="142" w:name="_Toc51510593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2.</w:t>
            </w:r>
            <w:r w:rsidRPr="00EE6349">
              <w:rPr>
                <w:color w:val="000000"/>
                <w:sz w:val="26"/>
                <w:szCs w:val="26"/>
              </w:rPr>
              <w:t>2.7</w:t>
            </w:r>
            <w:bookmarkEnd w:id="141"/>
            <w:bookmarkEnd w:id="142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9103" w:type="dxa"/>
          </w:tcPr>
          <w:p w14:paraId="7FDA4D3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43" w:name="_Toc51509761"/>
            <w:bookmarkStart w:id="144" w:name="_Toc51510594"/>
            <w:r w:rsidRPr="00EE6349">
              <w:rPr>
                <w:color w:val="000000"/>
                <w:sz w:val="26"/>
                <w:szCs w:val="26"/>
              </w:rPr>
              <w:t>Если пользователь неверно ввёл или логин или пароль и нажал на кноппку «Войти», то появляется сообщение «There is no user having such login and password.»</w:t>
            </w:r>
            <w:bookmarkEnd w:id="143"/>
            <w:bookmarkEnd w:id="144"/>
            <w:r w:rsidRPr="00EE6349">
              <w:rPr>
                <w:color w:val="000000"/>
                <w:sz w:val="26"/>
                <w:szCs w:val="26"/>
              </w:rPr>
              <w:t xml:space="preserve">  </w:t>
            </w:r>
          </w:p>
        </w:tc>
      </w:tr>
      <w:tr w:rsidR="000B37D9" w:rsidRPr="00EE6349" w14:paraId="43160CF7" w14:textId="77777777" w:rsidTr="007001B1">
        <w:tc>
          <w:tcPr>
            <w:tcW w:w="1080" w:type="dxa"/>
          </w:tcPr>
          <w:p w14:paraId="2FDF1A3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45" w:name="_Toc51509762"/>
            <w:bookmarkStart w:id="146" w:name="_Toc51510595"/>
            <w:r w:rsidRPr="00EE6349">
              <w:rPr>
                <w:color w:val="000000"/>
                <w:sz w:val="26"/>
                <w:szCs w:val="26"/>
              </w:rPr>
              <w:t>R 2.2.8</w:t>
            </w:r>
            <w:bookmarkEnd w:id="145"/>
            <w:bookmarkEnd w:id="146"/>
          </w:p>
        </w:tc>
        <w:tc>
          <w:tcPr>
            <w:tcW w:w="9103" w:type="dxa"/>
          </w:tcPr>
          <w:p w14:paraId="6CAD1D2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47" w:name="_Toc51509763"/>
            <w:bookmarkStart w:id="148" w:name="_Toc51510596"/>
            <w:r w:rsidRPr="00EE6349">
              <w:rPr>
                <w:color w:val="000000"/>
                <w:sz w:val="26"/>
                <w:szCs w:val="26"/>
              </w:rPr>
              <w:t>После удачного ввода логина, пароля и нажатия на кнопку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Login</w:t>
            </w:r>
            <w:r w:rsidRPr="00EE6349">
              <w:rPr>
                <w:color w:val="000000"/>
                <w:sz w:val="26"/>
                <w:szCs w:val="26"/>
              </w:rPr>
              <w:t>»  пользователь перенаправляется либо на главную страницу(если аутентификация была через ссылк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y</w:t>
            </w:r>
            <w:r w:rsidRPr="00EE6349">
              <w:rPr>
                <w:color w:val="000000"/>
                <w:sz w:val="26"/>
                <w:szCs w:val="26"/>
              </w:rPr>
              <w:t xml:space="preserve"> в хедере), либо на страницу на которую он пытался попасть ранее если она перенаправила его на страницу аутентификации.</w:t>
            </w:r>
            <w:bookmarkEnd w:id="147"/>
            <w:bookmarkEnd w:id="148"/>
          </w:p>
        </w:tc>
      </w:tr>
    </w:tbl>
    <w:p w14:paraId="1231BE67" w14:textId="77777777" w:rsidR="003C64AA" w:rsidRPr="00B6555E" w:rsidRDefault="003C64AA" w:rsidP="00A62670">
      <w:pPr>
        <w:pStyle w:val="1"/>
        <w:rPr>
          <w:color w:val="000000"/>
          <w:sz w:val="26"/>
          <w:szCs w:val="26"/>
        </w:rPr>
      </w:pPr>
      <w:bookmarkStart w:id="149" w:name="_Toc51510599"/>
    </w:p>
    <w:p w14:paraId="76756D3D" w14:textId="77777777" w:rsidR="000B37D9" w:rsidRDefault="000B37D9" w:rsidP="00A62670">
      <w:pPr>
        <w:pStyle w:val="1"/>
        <w:rPr>
          <w:color w:val="000000"/>
          <w:sz w:val="26"/>
          <w:szCs w:val="26"/>
        </w:rPr>
      </w:pPr>
      <w:r w:rsidRPr="00EE6349">
        <w:rPr>
          <w:color w:val="000000"/>
          <w:sz w:val="26"/>
          <w:szCs w:val="26"/>
          <w:lang w:val="en-US"/>
        </w:rPr>
        <w:t>Header</w:t>
      </w:r>
      <w:r w:rsidRPr="00EE6349">
        <w:rPr>
          <w:color w:val="000000"/>
          <w:sz w:val="26"/>
          <w:szCs w:val="26"/>
        </w:rPr>
        <w:t xml:space="preserve"> является общим для всех страниц. Все пользователи видят его одинаково.</w:t>
      </w:r>
      <w:bookmarkEnd w:id="149"/>
    </w:p>
    <w:p w14:paraId="36FEB5B0" w14:textId="77777777" w:rsidR="004C499B" w:rsidRDefault="004C499B" w:rsidP="00A62670">
      <w:pPr>
        <w:pStyle w:val="1"/>
        <w:rPr>
          <w:color w:val="000000"/>
          <w:sz w:val="26"/>
          <w:szCs w:val="26"/>
        </w:rPr>
      </w:pPr>
    </w:p>
    <w:p w14:paraId="0098D5B1" w14:textId="77777777" w:rsidR="00E27F83" w:rsidRPr="00E27F83" w:rsidRDefault="00E27F83" w:rsidP="00A62670">
      <w:pPr>
        <w:pStyle w:val="1"/>
        <w:outlineLvl w:val="2"/>
        <w:rPr>
          <w:color w:val="000000"/>
          <w:sz w:val="26"/>
          <w:szCs w:val="26"/>
          <w:lang w:val="en-US"/>
        </w:rPr>
      </w:pPr>
      <w:bookmarkStart w:id="150" w:name="_Toc51510597"/>
      <w:bookmarkStart w:id="151" w:name="_Toc59134475"/>
      <w:r w:rsidRPr="00E27F83">
        <w:rPr>
          <w:color w:val="000000"/>
          <w:sz w:val="26"/>
          <w:szCs w:val="26"/>
        </w:rPr>
        <w:t xml:space="preserve">Таблица – 1.3. </w:t>
      </w:r>
      <w:r w:rsidRPr="00E27F83">
        <w:rPr>
          <w:color w:val="000000"/>
          <w:sz w:val="26"/>
          <w:szCs w:val="26"/>
          <w:lang w:val="en-US"/>
        </w:rPr>
        <w:t>Header</w:t>
      </w:r>
      <w:bookmarkEnd w:id="150"/>
      <w:bookmarkEnd w:id="151"/>
    </w:p>
    <w:p w14:paraId="30D7AA69" w14:textId="77777777" w:rsidR="00E27F83" w:rsidRPr="00EE6349" w:rsidRDefault="00E27F83" w:rsidP="00A62670">
      <w:pPr>
        <w:pStyle w:val="1"/>
        <w:rPr>
          <w:color w:val="000000"/>
          <w:sz w:val="26"/>
          <w:szCs w:val="26"/>
        </w:rPr>
      </w:pPr>
    </w:p>
    <w:tbl>
      <w:tblPr>
        <w:tblW w:w="0" w:type="auto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103"/>
      </w:tblGrid>
      <w:tr w:rsidR="000B37D9" w:rsidRPr="00EE6349" w14:paraId="6270490D" w14:textId="77777777" w:rsidTr="06B750E2">
        <w:tc>
          <w:tcPr>
            <w:tcW w:w="1080" w:type="dxa"/>
          </w:tcPr>
          <w:p w14:paraId="21F7E31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52" w:name="_Toc51510600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152"/>
          </w:p>
        </w:tc>
        <w:tc>
          <w:tcPr>
            <w:tcW w:w="9103" w:type="dxa"/>
          </w:tcPr>
          <w:p w14:paraId="7566F75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53" w:name="_Toc51510601"/>
            <w:r w:rsidRPr="00EE6349">
              <w:rPr>
                <w:color w:val="000000"/>
                <w:sz w:val="26"/>
                <w:szCs w:val="26"/>
              </w:rPr>
              <w:t>Описание требования</w:t>
            </w:r>
            <w:bookmarkEnd w:id="153"/>
          </w:p>
        </w:tc>
      </w:tr>
      <w:tr w:rsidR="000B37D9" w:rsidRPr="00EE6349" w14:paraId="4FC93F06" w14:textId="77777777" w:rsidTr="06B750E2">
        <w:tc>
          <w:tcPr>
            <w:tcW w:w="1080" w:type="dxa"/>
          </w:tcPr>
          <w:p w14:paraId="13FE338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54" w:name="_Toc51510602"/>
            <w:r w:rsidRPr="00EE6349">
              <w:rPr>
                <w:color w:val="000000"/>
                <w:sz w:val="26"/>
                <w:szCs w:val="26"/>
              </w:rPr>
              <w:t>R 3.1</w:t>
            </w:r>
            <w:bookmarkEnd w:id="154"/>
          </w:p>
        </w:tc>
        <w:tc>
          <w:tcPr>
            <w:tcW w:w="9103" w:type="dxa"/>
          </w:tcPr>
          <w:p w14:paraId="69DE12E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55" w:name="_Toc51510603"/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Header </w:t>
            </w:r>
            <w:r w:rsidRPr="00EE6349">
              <w:rPr>
                <w:color w:val="000000"/>
                <w:sz w:val="26"/>
                <w:szCs w:val="26"/>
              </w:rPr>
              <w:t>содержит:</w:t>
            </w:r>
            <w:bookmarkEnd w:id="155"/>
          </w:p>
          <w:p w14:paraId="1B750638" w14:textId="77777777" w:rsidR="000B37D9" w:rsidRPr="00EE6349" w:rsidRDefault="000B37D9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56" w:name="_Toc51510604"/>
            <w:r w:rsidRPr="00EE6349">
              <w:rPr>
                <w:color w:val="000000"/>
                <w:sz w:val="26"/>
                <w:szCs w:val="26"/>
              </w:rPr>
              <w:t xml:space="preserve">Название магазина со ссылкой 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bookmarkEnd w:id="156"/>
          </w:p>
          <w:p w14:paraId="6875C8A8" w14:textId="77777777" w:rsidR="000B37D9" w:rsidRPr="00EE6349" w:rsidRDefault="06B750E2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57" w:name="_Toc51510605"/>
            <w:r w:rsidRPr="06B750E2">
              <w:rPr>
                <w:color w:val="000000" w:themeColor="text1"/>
                <w:sz w:val="26"/>
                <w:szCs w:val="26"/>
              </w:rPr>
              <w:t>Поле для поиска продукта по названию и кнопку</w:t>
            </w:r>
            <w:r w:rsidRPr="06B750E2">
              <w:rPr>
                <w:noProof/>
                <w:color w:val="000000" w:themeColor="text1"/>
                <w:sz w:val="26"/>
                <w:szCs w:val="26"/>
              </w:rPr>
              <w:t xml:space="preserve"> 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0BC32A17" wp14:editId="6DBB809C">
                  <wp:extent cx="2752725" cy="581025"/>
                  <wp:effectExtent l="0" t="0" r="0" b="0"/>
                  <wp:docPr id="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7"/>
          </w:p>
          <w:p w14:paraId="56546EE2" w14:textId="77777777" w:rsidR="000B37D9" w:rsidRPr="00EE6349" w:rsidRDefault="06B750E2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58" w:name="_Toc51510606"/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Mini</w:t>
            </w:r>
            <w:r w:rsidRPr="06B750E2">
              <w:rPr>
                <w:color w:val="000000" w:themeColor="text1"/>
                <w:sz w:val="26"/>
                <w:szCs w:val="26"/>
              </w:rPr>
              <w:t xml:space="preserve"> 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cart</w:t>
            </w:r>
            <w:r w:rsidRPr="06B750E2">
              <w:rPr>
                <w:color w:val="000000" w:themeColor="text1"/>
                <w:sz w:val="26"/>
                <w:szCs w:val="26"/>
              </w:rPr>
              <w:t xml:space="preserve"> (значёк корзины с числом добавленных продуктов и суммой)</w:t>
            </w:r>
            <w:r w:rsidRPr="06B750E2">
              <w:rPr>
                <w:noProof/>
                <w:color w:val="000000" w:themeColor="text1"/>
                <w:sz w:val="26"/>
                <w:szCs w:val="26"/>
              </w:rPr>
              <w:t xml:space="preserve"> 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0C7D289A" wp14:editId="2843AFCC">
                  <wp:extent cx="885825" cy="247650"/>
                  <wp:effectExtent l="0" t="0" r="0" b="0"/>
                  <wp:docPr id="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8"/>
          </w:p>
          <w:p w14:paraId="5EC3E125" w14:textId="77777777" w:rsidR="000B37D9" w:rsidRPr="00EE6349" w:rsidRDefault="000B37D9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59" w:name="_Toc51510607"/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Register reference</w:t>
            </w:r>
            <w:bookmarkEnd w:id="159"/>
          </w:p>
          <w:p w14:paraId="25CBD949" w14:textId="77777777" w:rsidR="000B37D9" w:rsidRPr="00EE6349" w:rsidRDefault="000B37D9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60" w:name="_Toc51510608"/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Login reference</w:t>
            </w:r>
            <w:bookmarkEnd w:id="160"/>
          </w:p>
          <w:p w14:paraId="2383A562" w14:textId="77777777" w:rsidR="000B37D9" w:rsidRPr="00EE6349" w:rsidRDefault="000B37D9" w:rsidP="00A62670">
            <w:pPr>
              <w:pStyle w:val="1"/>
              <w:numPr>
                <w:ilvl w:val="0"/>
                <w:numId w:val="11"/>
              </w:numPr>
              <w:rPr>
                <w:color w:val="000000"/>
                <w:sz w:val="26"/>
                <w:szCs w:val="26"/>
              </w:rPr>
            </w:pPr>
            <w:bookmarkStart w:id="161" w:name="_Toc51510609"/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Logout button</w:t>
            </w:r>
            <w:bookmarkEnd w:id="161"/>
          </w:p>
        </w:tc>
      </w:tr>
      <w:tr w:rsidR="000B37D9" w:rsidRPr="00EE6349" w14:paraId="02492CE2" w14:textId="77777777" w:rsidTr="06B750E2">
        <w:tc>
          <w:tcPr>
            <w:tcW w:w="1080" w:type="dxa"/>
          </w:tcPr>
          <w:p w14:paraId="1F2111AB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2" w:name="_Toc51510610"/>
            <w:r w:rsidRPr="00EE6349">
              <w:rPr>
                <w:color w:val="000000"/>
                <w:sz w:val="26"/>
                <w:szCs w:val="26"/>
              </w:rPr>
              <w:t>R 3.1.1</w:t>
            </w:r>
            <w:bookmarkEnd w:id="162"/>
          </w:p>
        </w:tc>
        <w:tc>
          <w:tcPr>
            <w:tcW w:w="9103" w:type="dxa"/>
            <w:shd w:val="clear" w:color="auto" w:fill="auto"/>
          </w:tcPr>
          <w:p w14:paraId="4DAD9EE0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  <w:lang w:val="en-US"/>
              </w:rPr>
            </w:pPr>
            <w:bookmarkStart w:id="163" w:name="_Toc51510611"/>
            <w:r w:rsidRPr="00EE6349">
              <w:rPr>
                <w:color w:val="000000"/>
                <w:sz w:val="26"/>
                <w:szCs w:val="26"/>
              </w:rPr>
              <w:t xml:space="preserve">Поле поиска может принимать любую строку либо оставаться пустым. При нажатии на кнопку поиска, пользователь перенаправляется 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r w:rsidRPr="00EE6349">
              <w:rPr>
                <w:color w:val="000000"/>
                <w:sz w:val="26"/>
                <w:szCs w:val="26"/>
              </w:rPr>
              <w:t xml:space="preserve"> с результатами поиска. Будут показаны продукты, чье название больше всего похоже на то что ввел пользователь. Продукты выводятся в порядке от «максимально похож» до «минимально похож». Если поле было пустым перед нажатием кнопки, будут показаны все продукты.</w:t>
            </w:r>
            <w:bookmarkEnd w:id="163"/>
            <w:r w:rsidRPr="00EE6349">
              <w:rPr>
                <w:color w:val="000000"/>
                <w:sz w:val="26"/>
                <w:szCs w:val="26"/>
              </w:rPr>
              <w:t xml:space="preserve"> Продукты отображаются в иде таблицы плиток (с лева на право) шириной 3.  Если ничего не найдено по данному запросу, то не отобразится ни одна плитка. И выведется сообщение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“</w:t>
            </w:r>
            <w:r w:rsidRPr="00EE6349">
              <w:rPr>
                <w:color w:val="000000"/>
                <w:sz w:val="26"/>
                <w:szCs w:val="26"/>
              </w:rPr>
              <w:t>по вашему запросу продукты не найдены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”</w:t>
            </w:r>
          </w:p>
        </w:tc>
      </w:tr>
      <w:tr w:rsidR="000B37D9" w:rsidRPr="00EE6349" w14:paraId="4E6C554A" w14:textId="77777777" w:rsidTr="06B750E2">
        <w:tc>
          <w:tcPr>
            <w:tcW w:w="1080" w:type="dxa"/>
          </w:tcPr>
          <w:p w14:paraId="6439175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4" w:name="_Toc51510612"/>
            <w:r w:rsidRPr="00EE6349">
              <w:rPr>
                <w:color w:val="000000"/>
                <w:sz w:val="26"/>
                <w:szCs w:val="26"/>
              </w:rPr>
              <w:t>R 3.1.2</w:t>
            </w:r>
            <w:bookmarkEnd w:id="164"/>
          </w:p>
        </w:tc>
        <w:tc>
          <w:tcPr>
            <w:tcW w:w="9103" w:type="dxa"/>
            <w:shd w:val="clear" w:color="auto" w:fill="auto"/>
          </w:tcPr>
          <w:p w14:paraId="4C42BB1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5" w:name="_Toc51510613"/>
            <w:r w:rsidRPr="00EE6349">
              <w:rPr>
                <w:color w:val="000000"/>
                <w:sz w:val="26"/>
                <w:szCs w:val="26"/>
                <w:lang w:val="en-US"/>
              </w:rPr>
              <w:t>Mini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cart</w:t>
            </w:r>
            <w:r w:rsidRPr="00EE6349">
              <w:rPr>
                <w:color w:val="000000"/>
                <w:sz w:val="26"/>
                <w:szCs w:val="26"/>
              </w:rPr>
              <w:t xml:space="preserve"> является ссылкой на корзину</w:t>
            </w:r>
            <w:bookmarkEnd w:id="165"/>
          </w:p>
        </w:tc>
      </w:tr>
      <w:tr w:rsidR="000B37D9" w:rsidRPr="00EE6349" w14:paraId="1D3C7E15" w14:textId="77777777" w:rsidTr="06B750E2">
        <w:tc>
          <w:tcPr>
            <w:tcW w:w="1080" w:type="dxa"/>
          </w:tcPr>
          <w:p w14:paraId="62D2196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6" w:name="_Toc51510614"/>
            <w:r w:rsidRPr="00EE6349">
              <w:rPr>
                <w:color w:val="000000"/>
                <w:sz w:val="26"/>
                <w:szCs w:val="26"/>
              </w:rPr>
              <w:t>R 3.1.3</w:t>
            </w:r>
            <w:bookmarkEnd w:id="166"/>
          </w:p>
        </w:tc>
        <w:tc>
          <w:tcPr>
            <w:tcW w:w="9103" w:type="dxa"/>
          </w:tcPr>
          <w:p w14:paraId="25790806" w14:textId="77777777" w:rsidR="000B37D9" w:rsidRPr="00EE6349" w:rsidRDefault="06B750E2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7" w:name="_Toc51510615"/>
            <w:r w:rsidRPr="06B750E2">
              <w:rPr>
                <w:color w:val="000000" w:themeColor="text1"/>
                <w:sz w:val="26"/>
                <w:szCs w:val="26"/>
              </w:rPr>
              <w:t>Если корзина пуста то информация о количестве и сумме не показывается</w:t>
            </w:r>
            <w:r w:rsidRPr="06B750E2">
              <w:rPr>
                <w:noProof/>
                <w:color w:val="000000" w:themeColor="text1"/>
                <w:sz w:val="26"/>
                <w:szCs w:val="26"/>
              </w:rPr>
              <w:t xml:space="preserve"> 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6EC95F5E" wp14:editId="02867A02">
                  <wp:extent cx="800100" cy="323850"/>
                  <wp:effectExtent l="0" t="0" r="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67"/>
          </w:p>
        </w:tc>
      </w:tr>
      <w:tr w:rsidR="000B37D9" w:rsidRPr="00B6555E" w14:paraId="45A0C1BD" w14:textId="77777777" w:rsidTr="06B750E2">
        <w:tc>
          <w:tcPr>
            <w:tcW w:w="1080" w:type="dxa"/>
          </w:tcPr>
          <w:p w14:paraId="1FC74D4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68" w:name="_Toc51510616"/>
            <w:r w:rsidRPr="00EE6349">
              <w:rPr>
                <w:color w:val="000000"/>
                <w:sz w:val="26"/>
                <w:szCs w:val="26"/>
              </w:rPr>
              <w:t>R 3.1.4</w:t>
            </w:r>
            <w:bookmarkEnd w:id="168"/>
          </w:p>
        </w:tc>
        <w:tc>
          <w:tcPr>
            <w:tcW w:w="9103" w:type="dxa"/>
          </w:tcPr>
          <w:p w14:paraId="2C69300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69" w:name="_Toc51510617"/>
            <w:r w:rsidRPr="00EE6349">
              <w:rPr>
                <w:color w:val="000000"/>
                <w:sz w:val="26"/>
                <w:szCs w:val="26"/>
                <w:lang w:val="en-US"/>
              </w:rPr>
              <w:t>Register reference fetches the user to register page</w:t>
            </w:r>
            <w:bookmarkEnd w:id="169"/>
          </w:p>
        </w:tc>
      </w:tr>
      <w:tr w:rsidR="000B37D9" w:rsidRPr="00B6555E" w14:paraId="76EA9B86" w14:textId="77777777" w:rsidTr="06B750E2">
        <w:tc>
          <w:tcPr>
            <w:tcW w:w="1080" w:type="dxa"/>
          </w:tcPr>
          <w:p w14:paraId="560B407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0" w:name="_Toc51510618"/>
            <w:r w:rsidRPr="00EE6349">
              <w:rPr>
                <w:color w:val="000000"/>
                <w:sz w:val="26"/>
                <w:szCs w:val="26"/>
              </w:rPr>
              <w:t>R 3.1.5</w:t>
            </w:r>
            <w:bookmarkEnd w:id="170"/>
          </w:p>
        </w:tc>
        <w:tc>
          <w:tcPr>
            <w:tcW w:w="9103" w:type="dxa"/>
          </w:tcPr>
          <w:p w14:paraId="3D54643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1" w:name="_Toc51510619"/>
            <w:r w:rsidRPr="00EE6349">
              <w:rPr>
                <w:color w:val="000000"/>
                <w:sz w:val="26"/>
                <w:szCs w:val="26"/>
                <w:lang w:val="en-US"/>
              </w:rPr>
              <w:t>Login reference fetches the user to login page</w:t>
            </w:r>
            <w:bookmarkEnd w:id="171"/>
          </w:p>
        </w:tc>
      </w:tr>
      <w:tr w:rsidR="000B37D9" w:rsidRPr="00B6555E" w14:paraId="2A8E3784" w14:textId="77777777" w:rsidTr="06B750E2">
        <w:tc>
          <w:tcPr>
            <w:tcW w:w="1080" w:type="dxa"/>
          </w:tcPr>
          <w:p w14:paraId="13B3672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2" w:name="_Toc51510620"/>
            <w:r w:rsidRPr="00EE6349">
              <w:rPr>
                <w:color w:val="000000"/>
                <w:sz w:val="26"/>
                <w:szCs w:val="26"/>
              </w:rPr>
              <w:t>R 3.1.6</w:t>
            </w:r>
            <w:bookmarkEnd w:id="172"/>
          </w:p>
        </w:tc>
        <w:tc>
          <w:tcPr>
            <w:tcW w:w="9103" w:type="dxa"/>
          </w:tcPr>
          <w:p w14:paraId="5929E5A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3" w:name="_Toc51510621"/>
            <w:r w:rsidRPr="00EE6349">
              <w:rPr>
                <w:color w:val="000000"/>
                <w:sz w:val="26"/>
                <w:szCs w:val="26"/>
                <w:lang w:val="en-US"/>
              </w:rPr>
              <w:t>Logout button logouts the user and redirects to PLP</w:t>
            </w:r>
            <w:bookmarkEnd w:id="173"/>
          </w:p>
        </w:tc>
      </w:tr>
    </w:tbl>
    <w:p w14:paraId="7196D064" w14:textId="77777777" w:rsidR="00EE6349" w:rsidRPr="00B6555E" w:rsidRDefault="00EE6349" w:rsidP="00A62670">
      <w:pPr>
        <w:pStyle w:val="1"/>
        <w:ind w:left="284"/>
        <w:rPr>
          <w:b/>
          <w:color w:val="000000"/>
          <w:sz w:val="26"/>
          <w:szCs w:val="26"/>
          <w:lang w:val="en-US"/>
        </w:rPr>
      </w:pPr>
    </w:p>
    <w:p w14:paraId="42FECFA4" w14:textId="77777777" w:rsidR="000B37D9" w:rsidRDefault="000B37D9" w:rsidP="00A62670">
      <w:pPr>
        <w:pStyle w:val="1"/>
        <w:rPr>
          <w:color w:val="000000"/>
          <w:sz w:val="26"/>
          <w:szCs w:val="26"/>
        </w:rPr>
      </w:pPr>
      <w:bookmarkStart w:id="174" w:name="_Toc51510624"/>
      <w:r w:rsidRPr="00EE6349">
        <w:rPr>
          <w:color w:val="000000"/>
          <w:sz w:val="26"/>
          <w:szCs w:val="26"/>
          <w:lang w:val="en-US"/>
        </w:rPr>
        <w:t>Footer</w:t>
      </w:r>
      <w:r w:rsidRPr="00EE6349">
        <w:rPr>
          <w:color w:val="000000"/>
          <w:sz w:val="26"/>
          <w:szCs w:val="26"/>
        </w:rPr>
        <w:t xml:space="preserve"> является общим для всех страниц. Все пользователи видят его одинаково.</w:t>
      </w:r>
      <w:bookmarkEnd w:id="174"/>
    </w:p>
    <w:p w14:paraId="34FF1C98" w14:textId="77777777" w:rsidR="00E27F83" w:rsidRDefault="00E27F83" w:rsidP="00A62670">
      <w:pPr>
        <w:pStyle w:val="1"/>
        <w:rPr>
          <w:color w:val="000000"/>
          <w:sz w:val="26"/>
          <w:szCs w:val="26"/>
        </w:rPr>
      </w:pPr>
    </w:p>
    <w:p w14:paraId="2342EC0C" w14:textId="77777777" w:rsidR="00E27F83" w:rsidRPr="00E27F83" w:rsidRDefault="00E27F83" w:rsidP="00A62670">
      <w:pPr>
        <w:pStyle w:val="1"/>
        <w:outlineLvl w:val="2"/>
        <w:rPr>
          <w:color w:val="000000"/>
          <w:sz w:val="26"/>
          <w:szCs w:val="26"/>
          <w:lang w:val="en-US"/>
        </w:rPr>
      </w:pPr>
      <w:bookmarkStart w:id="175" w:name="_Toc59134476"/>
      <w:r w:rsidRPr="00E27F83">
        <w:rPr>
          <w:color w:val="000000"/>
          <w:sz w:val="26"/>
          <w:szCs w:val="26"/>
        </w:rPr>
        <w:t xml:space="preserve">Таблица – 1.4 </w:t>
      </w:r>
      <w:r w:rsidRPr="00E27F83">
        <w:rPr>
          <w:color w:val="000000"/>
          <w:sz w:val="26"/>
          <w:szCs w:val="26"/>
          <w:lang w:val="en-US"/>
        </w:rPr>
        <w:t>Footer</w:t>
      </w:r>
      <w:bookmarkEnd w:id="175"/>
    </w:p>
    <w:p w14:paraId="6D072C0D" w14:textId="77777777" w:rsidR="00EE6349" w:rsidRPr="00EE6349" w:rsidRDefault="00EE6349" w:rsidP="00A62670">
      <w:pPr>
        <w:pStyle w:val="1"/>
        <w:rPr>
          <w:color w:val="000000"/>
          <w:sz w:val="26"/>
          <w:szCs w:val="26"/>
        </w:rPr>
      </w:pPr>
    </w:p>
    <w:tbl>
      <w:tblPr>
        <w:tblW w:w="0" w:type="auto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103"/>
      </w:tblGrid>
      <w:tr w:rsidR="000B37D9" w:rsidRPr="00EE6349" w14:paraId="7935A327" w14:textId="77777777" w:rsidTr="06B750E2">
        <w:tc>
          <w:tcPr>
            <w:tcW w:w="1080" w:type="dxa"/>
          </w:tcPr>
          <w:p w14:paraId="470E094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6" w:name="_Toc51510625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176"/>
          </w:p>
        </w:tc>
        <w:tc>
          <w:tcPr>
            <w:tcW w:w="9103" w:type="dxa"/>
          </w:tcPr>
          <w:p w14:paraId="68146B6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77" w:name="_Toc51510626"/>
            <w:r w:rsidRPr="00EE6349">
              <w:rPr>
                <w:color w:val="000000"/>
                <w:sz w:val="26"/>
                <w:szCs w:val="26"/>
              </w:rPr>
              <w:t>О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писа</w:t>
            </w:r>
            <w:r w:rsidRPr="00EE6349">
              <w:rPr>
                <w:color w:val="000000"/>
                <w:sz w:val="26"/>
                <w:szCs w:val="26"/>
              </w:rPr>
              <w:t>ние требования</w:t>
            </w:r>
            <w:bookmarkEnd w:id="177"/>
          </w:p>
        </w:tc>
      </w:tr>
      <w:tr w:rsidR="000B37D9" w:rsidRPr="00EE6349" w14:paraId="1466BC1A" w14:textId="77777777" w:rsidTr="06B750E2">
        <w:tc>
          <w:tcPr>
            <w:tcW w:w="1080" w:type="dxa"/>
          </w:tcPr>
          <w:p w14:paraId="393E99B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8" w:name="_Toc51510627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4.</w:t>
            </w:r>
            <w:r w:rsidRPr="00EE6349">
              <w:rPr>
                <w:color w:val="000000"/>
                <w:sz w:val="26"/>
                <w:szCs w:val="26"/>
              </w:rPr>
              <w:t>1</w:t>
            </w:r>
            <w:bookmarkEnd w:id="178"/>
          </w:p>
        </w:tc>
        <w:tc>
          <w:tcPr>
            <w:tcW w:w="9103" w:type="dxa"/>
          </w:tcPr>
          <w:p w14:paraId="5F9AB34B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79" w:name="_Toc51510628"/>
            <w:r w:rsidRPr="00EE6349">
              <w:rPr>
                <w:color w:val="000000"/>
                <w:sz w:val="26"/>
                <w:szCs w:val="26"/>
                <w:lang w:val="en-US"/>
              </w:rPr>
              <w:t>Footer contains:</w:t>
            </w:r>
            <w:bookmarkEnd w:id="179"/>
          </w:p>
          <w:p w14:paraId="6F8406A3" w14:textId="77777777" w:rsidR="000B37D9" w:rsidRPr="00EE6349" w:rsidRDefault="000B37D9" w:rsidP="00A62670">
            <w:pPr>
              <w:pStyle w:val="1"/>
              <w:numPr>
                <w:ilvl w:val="0"/>
                <w:numId w:val="12"/>
              </w:numPr>
              <w:rPr>
                <w:color w:val="000000"/>
                <w:sz w:val="26"/>
                <w:szCs w:val="26"/>
                <w:lang w:val="en-US"/>
              </w:rPr>
            </w:pPr>
            <w:bookmarkStart w:id="180" w:name="_Toc51510629"/>
            <w:r w:rsidRPr="00EE6349">
              <w:rPr>
                <w:color w:val="000000"/>
                <w:sz w:val="26"/>
                <w:szCs w:val="26"/>
                <w:lang w:val="en-US"/>
              </w:rPr>
              <w:t>Recently viewed products panel</w:t>
            </w:r>
            <w:bookmarkEnd w:id="180"/>
          </w:p>
          <w:p w14:paraId="58120536" w14:textId="77777777" w:rsidR="000B37D9" w:rsidRPr="00EE6349" w:rsidRDefault="000B37D9" w:rsidP="00A62670">
            <w:pPr>
              <w:pStyle w:val="1"/>
              <w:numPr>
                <w:ilvl w:val="0"/>
                <w:numId w:val="12"/>
              </w:numPr>
              <w:rPr>
                <w:color w:val="000000"/>
                <w:sz w:val="26"/>
                <w:szCs w:val="26"/>
                <w:lang w:val="en-US"/>
              </w:rPr>
            </w:pPr>
            <w:bookmarkStart w:id="181" w:name="_Toc51510630"/>
            <w:r w:rsidRPr="00EE6349">
              <w:rPr>
                <w:color w:val="000000"/>
                <w:sz w:val="26"/>
                <w:szCs w:val="26"/>
                <w:lang w:val="en-US"/>
              </w:rPr>
              <w:t>Admin menu reference</w:t>
            </w:r>
            <w:bookmarkEnd w:id="181"/>
          </w:p>
        </w:tc>
      </w:tr>
      <w:tr w:rsidR="000B37D9" w:rsidRPr="00EE6349" w14:paraId="57287A90" w14:textId="77777777" w:rsidTr="06B750E2">
        <w:tc>
          <w:tcPr>
            <w:tcW w:w="1080" w:type="dxa"/>
          </w:tcPr>
          <w:p w14:paraId="413ED0C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2" w:name="_Toc51510631"/>
            <w:r w:rsidRPr="00EE6349">
              <w:rPr>
                <w:color w:val="000000"/>
                <w:sz w:val="26"/>
                <w:szCs w:val="26"/>
              </w:rPr>
              <w:lastRenderedPageBreak/>
              <w:t>R 4.1.1</w:t>
            </w:r>
            <w:bookmarkEnd w:id="182"/>
          </w:p>
        </w:tc>
        <w:tc>
          <w:tcPr>
            <w:tcW w:w="9103" w:type="dxa"/>
          </w:tcPr>
          <w:p w14:paraId="42788B56" w14:textId="77777777" w:rsidR="000B37D9" w:rsidRPr="00EE6349" w:rsidRDefault="06B750E2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183" w:name="_Toc51510632"/>
            <w:r w:rsidRPr="06B750E2">
              <w:rPr>
                <w:color w:val="000000" w:themeColor="text1"/>
                <w:sz w:val="26"/>
                <w:szCs w:val="26"/>
              </w:rPr>
              <w:t>На панели недавно просмотренных продуктов отображается от 1 до 3 продуктов.</w:t>
            </w:r>
            <w:r w:rsidRPr="06B750E2">
              <w:rPr>
                <w:noProof/>
                <w:color w:val="000000" w:themeColor="text1"/>
                <w:sz w:val="26"/>
                <w:szCs w:val="26"/>
              </w:rPr>
              <w:t xml:space="preserve"> 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42B241C6" wp14:editId="721700B3">
                  <wp:extent cx="4219575" cy="2047875"/>
                  <wp:effectExtent l="0" t="0" r="0" b="0"/>
                  <wp:docPr id="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83"/>
          </w:p>
        </w:tc>
      </w:tr>
      <w:tr w:rsidR="000B37D9" w:rsidRPr="00EE6349" w14:paraId="34718DE8" w14:textId="77777777" w:rsidTr="06B750E2">
        <w:tc>
          <w:tcPr>
            <w:tcW w:w="1080" w:type="dxa"/>
          </w:tcPr>
          <w:p w14:paraId="13C27EB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4" w:name="_Toc51510633"/>
            <w:r w:rsidRPr="00EE6349">
              <w:rPr>
                <w:color w:val="000000"/>
                <w:sz w:val="26"/>
                <w:szCs w:val="26"/>
              </w:rPr>
              <w:t xml:space="preserve">R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4.</w:t>
            </w:r>
            <w:r w:rsidRPr="00EE6349">
              <w:rPr>
                <w:color w:val="000000"/>
                <w:sz w:val="26"/>
                <w:szCs w:val="26"/>
              </w:rPr>
              <w:t>1.2</w:t>
            </w:r>
            <w:bookmarkEnd w:id="184"/>
          </w:p>
        </w:tc>
        <w:tc>
          <w:tcPr>
            <w:tcW w:w="9103" w:type="dxa"/>
          </w:tcPr>
          <w:p w14:paraId="0A61336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5" w:name="_Toc51510634"/>
            <w:r w:rsidRPr="00EE6349">
              <w:rPr>
                <w:color w:val="000000"/>
                <w:sz w:val="26"/>
                <w:szCs w:val="26"/>
              </w:rPr>
              <w:t xml:space="preserve">Если пользователь еще ни разу не открывал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PDP</w:t>
            </w:r>
            <w:r w:rsidRPr="00EE6349">
              <w:rPr>
                <w:color w:val="000000"/>
                <w:sz w:val="26"/>
                <w:szCs w:val="26"/>
              </w:rPr>
              <w:t xml:space="preserve"> ни одного из продуктов, то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recently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viewed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panel</w:t>
            </w:r>
            <w:r w:rsidRPr="00EE6349">
              <w:rPr>
                <w:color w:val="000000"/>
                <w:sz w:val="26"/>
                <w:szCs w:val="26"/>
              </w:rPr>
              <w:t xml:space="preserve"> не показывается. Для каждого продукта есть фото, название и цена. Фото и название являются ссылками 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PDP</w:t>
            </w:r>
            <w:r w:rsidRPr="00EE6349">
              <w:rPr>
                <w:color w:val="000000"/>
                <w:sz w:val="26"/>
                <w:szCs w:val="26"/>
              </w:rPr>
              <w:t xml:space="preserve"> этого продукта.</w:t>
            </w:r>
            <w:bookmarkEnd w:id="185"/>
          </w:p>
        </w:tc>
      </w:tr>
      <w:tr w:rsidR="000B37D9" w:rsidRPr="00EE6349" w14:paraId="1106E241" w14:textId="77777777" w:rsidTr="06B750E2">
        <w:tc>
          <w:tcPr>
            <w:tcW w:w="1080" w:type="dxa"/>
          </w:tcPr>
          <w:p w14:paraId="0EB9DCC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6" w:name="_Toc51510635"/>
            <w:r w:rsidRPr="00EE6349">
              <w:rPr>
                <w:color w:val="000000"/>
                <w:sz w:val="26"/>
                <w:szCs w:val="26"/>
              </w:rPr>
              <w:t>R 4.1.3</w:t>
            </w:r>
            <w:bookmarkEnd w:id="186"/>
          </w:p>
        </w:tc>
        <w:tc>
          <w:tcPr>
            <w:tcW w:w="9103" w:type="dxa"/>
          </w:tcPr>
          <w:p w14:paraId="0951884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7" w:name="_Toc51510636"/>
            <w:r w:rsidRPr="00EE6349">
              <w:rPr>
                <w:color w:val="000000"/>
                <w:sz w:val="26"/>
                <w:szCs w:val="26"/>
              </w:rPr>
              <w:t>Ссылка на меню админа видна всем, но перейти по ней может только пользователь, аутентифицированный как админ.</w:t>
            </w:r>
            <w:bookmarkEnd w:id="187"/>
            <w:r w:rsidRPr="00EE6349">
              <w:rPr>
                <w:noProof/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37712A2E" w14:textId="77777777" w:rsidTr="06B750E2">
        <w:tc>
          <w:tcPr>
            <w:tcW w:w="1080" w:type="dxa"/>
          </w:tcPr>
          <w:p w14:paraId="75EC54E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88" w:name="_Toc51510637"/>
            <w:r w:rsidRPr="00EE6349">
              <w:rPr>
                <w:color w:val="000000"/>
                <w:sz w:val="26"/>
                <w:szCs w:val="26"/>
              </w:rPr>
              <w:t>R 4.1.4</w:t>
            </w:r>
            <w:bookmarkEnd w:id="188"/>
          </w:p>
        </w:tc>
        <w:tc>
          <w:tcPr>
            <w:tcW w:w="9103" w:type="dxa"/>
          </w:tcPr>
          <w:p w14:paraId="120A4B9F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</w:rPr>
            </w:pPr>
            <w:bookmarkStart w:id="189" w:name="_Toc51510638"/>
            <w:r w:rsidRPr="00EE6349">
              <w:rPr>
                <w:color w:val="000000"/>
                <w:sz w:val="26"/>
                <w:szCs w:val="26"/>
              </w:rPr>
              <w:t>Если не аутентифицированный пользователь нажмет на ссылку «админ меню», его перенаправит на страницу аутентификации.</w:t>
            </w:r>
            <w:bookmarkEnd w:id="189"/>
          </w:p>
        </w:tc>
      </w:tr>
      <w:tr w:rsidR="000B37D9" w:rsidRPr="00B6555E" w14:paraId="2568DC75" w14:textId="77777777" w:rsidTr="06B750E2">
        <w:tc>
          <w:tcPr>
            <w:tcW w:w="1080" w:type="dxa"/>
          </w:tcPr>
          <w:p w14:paraId="6C2D976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90" w:name="_Toc51510639"/>
            <w:r w:rsidRPr="00EE6349">
              <w:rPr>
                <w:color w:val="000000"/>
                <w:sz w:val="26"/>
                <w:szCs w:val="26"/>
              </w:rPr>
              <w:t>R 4.1.5</w:t>
            </w:r>
            <w:bookmarkEnd w:id="190"/>
          </w:p>
        </w:tc>
        <w:tc>
          <w:tcPr>
            <w:tcW w:w="9103" w:type="dxa"/>
          </w:tcPr>
          <w:p w14:paraId="05DF9C9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191" w:name="_Toc51510640"/>
            <w:r w:rsidRPr="00EE6349">
              <w:rPr>
                <w:color w:val="000000"/>
                <w:sz w:val="26"/>
                <w:szCs w:val="26"/>
              </w:rPr>
              <w:t xml:space="preserve">Если пользователь аутентифицированный как покупатель нажмет на ссылку «админ меню», то будет выведено сообщение </w:t>
            </w:r>
            <w:bookmarkEnd w:id="191"/>
            <w:r w:rsidRPr="00EE6349">
              <w:rPr>
                <w:color w:val="000000"/>
                <w:sz w:val="26"/>
                <w:szCs w:val="26"/>
              </w:rPr>
              <w:t xml:space="preserve">«You do not have enough rights to access this page.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If you are a moderator, logout and login as moderator.»</w:t>
            </w:r>
          </w:p>
        </w:tc>
      </w:tr>
    </w:tbl>
    <w:p w14:paraId="48A21919" w14:textId="77777777" w:rsidR="004C499B" w:rsidRPr="00B6555E" w:rsidRDefault="004C499B" w:rsidP="00A62670">
      <w:pPr>
        <w:pStyle w:val="1"/>
        <w:rPr>
          <w:b/>
          <w:color w:val="000000"/>
          <w:sz w:val="26"/>
          <w:szCs w:val="26"/>
          <w:lang w:val="en-US"/>
        </w:rPr>
      </w:pPr>
    </w:p>
    <w:p w14:paraId="0427BE36" w14:textId="77777777" w:rsidR="00E27F83" w:rsidRDefault="000B37D9" w:rsidP="00A62670">
      <w:pPr>
        <w:pStyle w:val="1"/>
        <w:spacing w:line="300" w:lineRule="auto"/>
        <w:ind w:left="144" w:firstLine="706"/>
        <w:rPr>
          <w:color w:val="000000"/>
          <w:sz w:val="26"/>
          <w:szCs w:val="26"/>
        </w:rPr>
      </w:pPr>
      <w:bookmarkStart w:id="192" w:name="_Toc51510643"/>
      <w:r w:rsidRPr="00EE6349">
        <w:rPr>
          <w:color w:val="000000"/>
          <w:sz w:val="26"/>
          <w:szCs w:val="26"/>
        </w:rPr>
        <w:t xml:space="preserve">Гость может просматривать, сортировать, искать продукты по названию, фильтровать по брендам, цене, наличию на складе и добавлять их в корзину. Удалять продукты из корзины, изменять количество продуктов в корзине. Гость видит </w:t>
      </w:r>
      <w:r w:rsidRPr="00EE6349">
        <w:rPr>
          <w:color w:val="000000"/>
          <w:sz w:val="26"/>
          <w:szCs w:val="26"/>
          <w:lang w:val="en-US"/>
        </w:rPr>
        <w:t>recently</w:t>
      </w:r>
      <w:r w:rsidRPr="00EE6349">
        <w:rPr>
          <w:color w:val="000000"/>
          <w:sz w:val="26"/>
          <w:szCs w:val="26"/>
        </w:rPr>
        <w:t xml:space="preserve"> </w:t>
      </w:r>
      <w:r w:rsidRPr="00EE6349">
        <w:rPr>
          <w:color w:val="000000"/>
          <w:sz w:val="26"/>
          <w:szCs w:val="26"/>
          <w:lang w:val="en-US"/>
        </w:rPr>
        <w:t>viewed</w:t>
      </w:r>
      <w:r w:rsidRPr="00EE6349">
        <w:rPr>
          <w:color w:val="000000"/>
          <w:sz w:val="26"/>
          <w:szCs w:val="26"/>
        </w:rPr>
        <w:t xml:space="preserve"> </w:t>
      </w:r>
      <w:r w:rsidRPr="00EE6349">
        <w:rPr>
          <w:color w:val="000000"/>
          <w:sz w:val="26"/>
          <w:szCs w:val="26"/>
          <w:lang w:val="en-US"/>
        </w:rPr>
        <w:t>products</w:t>
      </w:r>
      <w:r w:rsidRPr="00EE6349">
        <w:rPr>
          <w:color w:val="000000"/>
          <w:sz w:val="26"/>
          <w:szCs w:val="26"/>
        </w:rPr>
        <w:t xml:space="preserve"> (список продуктов, у которых пользователь недавно открывал </w:t>
      </w:r>
      <w:r w:rsidRPr="00EE6349">
        <w:rPr>
          <w:color w:val="000000"/>
          <w:sz w:val="26"/>
          <w:szCs w:val="26"/>
          <w:lang w:val="en-US"/>
        </w:rPr>
        <w:t>PDP</w:t>
      </w:r>
      <w:r w:rsidRPr="00EE6349">
        <w:rPr>
          <w:color w:val="000000"/>
          <w:sz w:val="26"/>
          <w:szCs w:val="26"/>
        </w:rPr>
        <w:t>).</w:t>
      </w:r>
      <w:bookmarkEnd w:id="192"/>
    </w:p>
    <w:p w14:paraId="6BD18F9B" w14:textId="77777777" w:rsidR="00E27F83" w:rsidRDefault="00E27F83" w:rsidP="00A62670">
      <w:pPr>
        <w:pStyle w:val="1"/>
        <w:spacing w:line="300" w:lineRule="auto"/>
        <w:ind w:left="144" w:firstLine="706"/>
        <w:rPr>
          <w:color w:val="000000"/>
          <w:sz w:val="26"/>
          <w:szCs w:val="26"/>
        </w:rPr>
      </w:pPr>
    </w:p>
    <w:p w14:paraId="0F91202F" w14:textId="77777777" w:rsidR="00E27F83" w:rsidRPr="00E27F83" w:rsidRDefault="00E27F83" w:rsidP="00A62670">
      <w:pPr>
        <w:pStyle w:val="1"/>
        <w:outlineLvl w:val="2"/>
        <w:rPr>
          <w:color w:val="000000"/>
          <w:sz w:val="26"/>
          <w:szCs w:val="26"/>
          <w:lang w:val="en-US"/>
        </w:rPr>
      </w:pPr>
      <w:bookmarkStart w:id="193" w:name="_Toc59134477"/>
      <w:r w:rsidRPr="00E27F83">
        <w:rPr>
          <w:color w:val="000000"/>
          <w:sz w:val="26"/>
          <w:szCs w:val="26"/>
        </w:rPr>
        <w:t>Таблица – 1.5 Гость</w:t>
      </w:r>
      <w:bookmarkEnd w:id="193"/>
    </w:p>
    <w:p w14:paraId="238601FE" w14:textId="77777777" w:rsidR="000B37D9" w:rsidRPr="00EE6349" w:rsidRDefault="000B37D9" w:rsidP="00A62670">
      <w:pPr>
        <w:pStyle w:val="1"/>
        <w:rPr>
          <w:b/>
          <w:color w:val="000000"/>
          <w:sz w:val="26"/>
          <w:szCs w:val="26"/>
        </w:rPr>
      </w:pPr>
    </w:p>
    <w:tbl>
      <w:tblPr>
        <w:tblW w:w="10194" w:type="dxa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170"/>
        <w:gridCol w:w="9024"/>
      </w:tblGrid>
      <w:tr w:rsidR="000B37D9" w:rsidRPr="00EE6349" w14:paraId="296FBA6F" w14:textId="77777777" w:rsidTr="06B750E2">
        <w:trPr>
          <w:trHeight w:val="286"/>
        </w:trPr>
        <w:tc>
          <w:tcPr>
            <w:tcW w:w="1170" w:type="dxa"/>
          </w:tcPr>
          <w:p w14:paraId="3A449FE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94" w:name="_Toc51510644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194"/>
          </w:p>
        </w:tc>
        <w:tc>
          <w:tcPr>
            <w:tcW w:w="9024" w:type="dxa"/>
          </w:tcPr>
          <w:p w14:paraId="3209D0C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95" w:name="_Toc51510645"/>
            <w:r w:rsidRPr="00EE6349">
              <w:rPr>
                <w:color w:val="000000"/>
                <w:sz w:val="26"/>
                <w:szCs w:val="26"/>
              </w:rPr>
              <w:t>Описание требования</w:t>
            </w:r>
            <w:bookmarkEnd w:id="195"/>
          </w:p>
        </w:tc>
      </w:tr>
      <w:tr w:rsidR="000B37D9" w:rsidRPr="00EE6349" w14:paraId="152F3594" w14:textId="77777777" w:rsidTr="06B750E2">
        <w:trPr>
          <w:trHeight w:val="572"/>
        </w:trPr>
        <w:tc>
          <w:tcPr>
            <w:tcW w:w="1170" w:type="dxa"/>
          </w:tcPr>
          <w:p w14:paraId="19E1ABF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96" w:name="_Toc51510646"/>
            <w:r w:rsidRPr="00EE6349">
              <w:rPr>
                <w:color w:val="000000"/>
                <w:sz w:val="26"/>
                <w:szCs w:val="26"/>
              </w:rPr>
              <w:t>R 5.1</w:t>
            </w:r>
            <w:bookmarkEnd w:id="196"/>
          </w:p>
        </w:tc>
        <w:tc>
          <w:tcPr>
            <w:tcW w:w="9024" w:type="dxa"/>
          </w:tcPr>
          <w:p w14:paraId="79F820F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197" w:name="_Toc51510647"/>
            <w:r w:rsidRPr="00EE6349">
              <w:rPr>
                <w:color w:val="000000"/>
                <w:sz w:val="26"/>
                <w:szCs w:val="26"/>
              </w:rPr>
              <w:t xml:space="preserve">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PLP</w:t>
            </w:r>
            <w:r w:rsidRPr="00EE6349">
              <w:rPr>
                <w:color w:val="000000"/>
                <w:sz w:val="26"/>
                <w:szCs w:val="26"/>
              </w:rPr>
              <w:t xml:space="preserve"> гость видит:</w:t>
            </w:r>
            <w:bookmarkEnd w:id="197"/>
          </w:p>
          <w:p w14:paraId="372E1E9D" w14:textId="77777777" w:rsidR="000B37D9" w:rsidRPr="00EE6349" w:rsidRDefault="000B37D9" w:rsidP="00A62670">
            <w:pPr>
              <w:pStyle w:val="1"/>
              <w:numPr>
                <w:ilvl w:val="0"/>
                <w:numId w:val="10"/>
              </w:numPr>
              <w:rPr>
                <w:color w:val="000000"/>
                <w:sz w:val="26"/>
                <w:szCs w:val="26"/>
              </w:rPr>
            </w:pPr>
            <w:bookmarkStart w:id="198" w:name="_Toc51510648"/>
            <w:r w:rsidRPr="00EE6349">
              <w:rPr>
                <w:color w:val="000000"/>
                <w:sz w:val="26"/>
                <w:szCs w:val="26"/>
              </w:rPr>
              <w:t>Панель фильтрации</w:t>
            </w:r>
            <w:bookmarkEnd w:id="198"/>
          </w:p>
          <w:p w14:paraId="5FBCBB52" w14:textId="77777777" w:rsidR="000B37D9" w:rsidRPr="00EE6349" w:rsidRDefault="000B37D9" w:rsidP="00A62670">
            <w:pPr>
              <w:pStyle w:val="1"/>
              <w:numPr>
                <w:ilvl w:val="0"/>
                <w:numId w:val="10"/>
              </w:numPr>
              <w:rPr>
                <w:color w:val="000000"/>
                <w:sz w:val="26"/>
                <w:szCs w:val="26"/>
              </w:rPr>
            </w:pPr>
            <w:bookmarkStart w:id="199" w:name="_Toc51510649"/>
            <w:r w:rsidRPr="00EE6349">
              <w:rPr>
                <w:color w:val="000000"/>
                <w:sz w:val="26"/>
                <w:szCs w:val="26"/>
              </w:rPr>
              <w:t>Панель сортировок</w:t>
            </w:r>
            <w:bookmarkEnd w:id="199"/>
          </w:p>
          <w:p w14:paraId="3920F026" w14:textId="77777777" w:rsidR="000B37D9" w:rsidRPr="00EE6349" w:rsidRDefault="000B37D9" w:rsidP="00A62670">
            <w:pPr>
              <w:pStyle w:val="1"/>
              <w:numPr>
                <w:ilvl w:val="0"/>
                <w:numId w:val="10"/>
              </w:numPr>
              <w:rPr>
                <w:color w:val="000000"/>
                <w:sz w:val="26"/>
                <w:szCs w:val="26"/>
              </w:rPr>
            </w:pPr>
            <w:bookmarkStart w:id="200" w:name="_Toc51510650"/>
            <w:r w:rsidRPr="00EE6349">
              <w:rPr>
                <w:color w:val="000000"/>
                <w:sz w:val="26"/>
                <w:szCs w:val="26"/>
              </w:rPr>
              <w:t>Список продуктов</w:t>
            </w:r>
            <w:bookmarkEnd w:id="200"/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 xml:space="preserve"> </w:t>
            </w:r>
          </w:p>
        </w:tc>
      </w:tr>
      <w:tr w:rsidR="000B37D9" w:rsidRPr="00EE6349" w14:paraId="70C31A20" w14:textId="77777777" w:rsidTr="06B750E2">
        <w:trPr>
          <w:trHeight w:val="572"/>
        </w:trPr>
        <w:tc>
          <w:tcPr>
            <w:tcW w:w="1170" w:type="dxa"/>
          </w:tcPr>
          <w:p w14:paraId="31146B8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01" w:name="_Toc51510651"/>
            <w:r w:rsidRPr="00EE6349">
              <w:rPr>
                <w:color w:val="000000"/>
                <w:sz w:val="26"/>
                <w:szCs w:val="26"/>
              </w:rPr>
              <w:t>R 5.1.1</w:t>
            </w:r>
            <w:bookmarkEnd w:id="201"/>
          </w:p>
        </w:tc>
        <w:tc>
          <w:tcPr>
            <w:tcW w:w="9024" w:type="dxa"/>
          </w:tcPr>
          <w:p w14:paraId="06CCD76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02" w:name="_Toc51510652"/>
            <w:r w:rsidRPr="00EE6349">
              <w:rPr>
                <w:color w:val="000000"/>
                <w:sz w:val="26"/>
                <w:szCs w:val="26"/>
              </w:rPr>
              <w:t>Панель фильтрации содержит следующие элементы:</w:t>
            </w:r>
            <w:bookmarkEnd w:id="202"/>
          </w:p>
          <w:p w14:paraId="106E4E0A" w14:textId="77777777" w:rsidR="000B37D9" w:rsidRPr="00EE6349" w:rsidRDefault="000B37D9" w:rsidP="00A62670">
            <w:pPr>
              <w:pStyle w:val="1"/>
              <w:numPr>
                <w:ilvl w:val="0"/>
                <w:numId w:val="15"/>
              </w:numPr>
              <w:rPr>
                <w:color w:val="000000"/>
                <w:sz w:val="26"/>
                <w:szCs w:val="26"/>
              </w:rPr>
            </w:pPr>
            <w:bookmarkStart w:id="203" w:name="_Toc51510653"/>
            <w:r w:rsidRPr="00EE6349">
              <w:rPr>
                <w:color w:val="000000"/>
                <w:sz w:val="26"/>
                <w:szCs w:val="26"/>
              </w:rPr>
              <w:t xml:space="preserve">Список брендов в виде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checkbox</w:t>
            </w:r>
            <w:bookmarkEnd w:id="203"/>
          </w:p>
          <w:p w14:paraId="0FEEF460" w14:textId="77777777" w:rsidR="000B37D9" w:rsidRPr="00EE6349" w:rsidRDefault="000B37D9" w:rsidP="00A62670">
            <w:pPr>
              <w:pStyle w:val="1"/>
              <w:numPr>
                <w:ilvl w:val="0"/>
                <w:numId w:val="15"/>
              </w:numPr>
              <w:rPr>
                <w:color w:val="000000"/>
                <w:sz w:val="26"/>
                <w:szCs w:val="26"/>
              </w:rPr>
            </w:pPr>
            <w:bookmarkStart w:id="204" w:name="_Toc51510654"/>
            <w:r w:rsidRPr="00EE6349">
              <w:rPr>
                <w:color w:val="000000"/>
                <w:sz w:val="26"/>
                <w:szCs w:val="26"/>
              </w:rPr>
              <w:t>Поле для ввода минимальной цены</w:t>
            </w:r>
            <w:bookmarkEnd w:id="204"/>
          </w:p>
          <w:p w14:paraId="2809AF95" w14:textId="77777777" w:rsidR="000B37D9" w:rsidRPr="00EE6349" w:rsidRDefault="000B37D9" w:rsidP="00A62670">
            <w:pPr>
              <w:pStyle w:val="1"/>
              <w:numPr>
                <w:ilvl w:val="0"/>
                <w:numId w:val="15"/>
              </w:numPr>
              <w:rPr>
                <w:color w:val="000000"/>
                <w:sz w:val="26"/>
                <w:szCs w:val="26"/>
              </w:rPr>
            </w:pPr>
            <w:bookmarkStart w:id="205" w:name="_Toc51510655"/>
            <w:r w:rsidRPr="00EE6349">
              <w:rPr>
                <w:color w:val="000000"/>
                <w:sz w:val="26"/>
                <w:szCs w:val="26"/>
              </w:rPr>
              <w:t>Поле для ввода максимальной цены</w:t>
            </w:r>
            <w:bookmarkEnd w:id="205"/>
          </w:p>
          <w:p w14:paraId="4C3925BD" w14:textId="77777777" w:rsidR="000B37D9" w:rsidRPr="00EE6349" w:rsidRDefault="000B37D9" w:rsidP="00A62670">
            <w:pPr>
              <w:pStyle w:val="1"/>
              <w:numPr>
                <w:ilvl w:val="0"/>
                <w:numId w:val="15"/>
              </w:numPr>
              <w:rPr>
                <w:color w:val="000000"/>
                <w:sz w:val="26"/>
                <w:szCs w:val="26"/>
              </w:rPr>
            </w:pPr>
            <w:bookmarkStart w:id="206" w:name="_Toc51510656"/>
            <w:r w:rsidRPr="00EE6349">
              <w:rPr>
                <w:color w:val="000000"/>
                <w:sz w:val="26"/>
                <w:szCs w:val="26"/>
              </w:rPr>
              <w:t>Поле для ввода минимального количества в наличии</w:t>
            </w:r>
            <w:bookmarkEnd w:id="206"/>
          </w:p>
          <w:p w14:paraId="4DFF2DFD" w14:textId="77777777" w:rsidR="000B37D9" w:rsidRPr="00EE6349" w:rsidRDefault="000B37D9" w:rsidP="00A62670">
            <w:pPr>
              <w:pStyle w:val="1"/>
              <w:numPr>
                <w:ilvl w:val="0"/>
                <w:numId w:val="15"/>
              </w:numPr>
              <w:rPr>
                <w:color w:val="000000"/>
                <w:sz w:val="26"/>
                <w:szCs w:val="26"/>
              </w:rPr>
            </w:pPr>
            <w:bookmarkStart w:id="207" w:name="_Toc51510657"/>
            <w:r w:rsidRPr="00EE6349">
              <w:rPr>
                <w:color w:val="000000"/>
                <w:sz w:val="26"/>
                <w:szCs w:val="26"/>
              </w:rPr>
              <w:t xml:space="preserve">Кнопка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“Filter”</w:t>
            </w:r>
            <w:bookmarkEnd w:id="207"/>
          </w:p>
        </w:tc>
      </w:tr>
      <w:tr w:rsidR="000B37D9" w:rsidRPr="00EE6349" w14:paraId="135E2661" w14:textId="77777777" w:rsidTr="06B750E2">
        <w:trPr>
          <w:trHeight w:val="572"/>
        </w:trPr>
        <w:tc>
          <w:tcPr>
            <w:tcW w:w="1170" w:type="dxa"/>
          </w:tcPr>
          <w:p w14:paraId="6B78B4C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08" w:name="_Toc51510658"/>
            <w:r w:rsidRPr="00EE6349">
              <w:rPr>
                <w:color w:val="000000"/>
                <w:sz w:val="26"/>
                <w:szCs w:val="26"/>
              </w:rPr>
              <w:t>R 5.1.1.1</w:t>
            </w:r>
            <w:bookmarkEnd w:id="208"/>
          </w:p>
        </w:tc>
        <w:tc>
          <w:tcPr>
            <w:tcW w:w="9024" w:type="dxa"/>
          </w:tcPr>
          <w:p w14:paraId="3BB9463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09" w:name="_Toc51510659"/>
            <w:r w:rsidRPr="00EE6349">
              <w:rPr>
                <w:color w:val="000000"/>
                <w:sz w:val="26"/>
                <w:szCs w:val="26"/>
              </w:rPr>
              <w:t>Пользователь отмечает галочками бр</w:t>
            </w:r>
            <w:ins w:id="210" w:author="Ivan Varabei" w:date="2020-09-20T10:56:00Z">
              <w:r w:rsidRPr="00EE6349">
                <w:rPr>
                  <w:color w:val="000000"/>
                  <w:sz w:val="26"/>
                  <w:szCs w:val="26"/>
                </w:rPr>
                <w:t>е</w:t>
              </w:r>
            </w:ins>
            <w:r w:rsidRPr="00EE6349">
              <w:rPr>
                <w:color w:val="000000"/>
                <w:sz w:val="26"/>
                <w:szCs w:val="26"/>
              </w:rPr>
              <w:t>нды, которые он хочет получить. Если не отмечен ни один бренд, то фильтрация по брендам не примениться.</w:t>
            </w:r>
            <w:bookmarkEnd w:id="209"/>
          </w:p>
        </w:tc>
      </w:tr>
      <w:tr w:rsidR="000B37D9" w:rsidRPr="00EE6349" w14:paraId="121EB2AE" w14:textId="77777777" w:rsidTr="06B750E2">
        <w:trPr>
          <w:trHeight w:val="572"/>
        </w:trPr>
        <w:tc>
          <w:tcPr>
            <w:tcW w:w="1170" w:type="dxa"/>
          </w:tcPr>
          <w:p w14:paraId="7F6B364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1" w:name="_Toc51510660"/>
            <w:r w:rsidRPr="00EE6349">
              <w:rPr>
                <w:color w:val="000000"/>
                <w:sz w:val="26"/>
                <w:szCs w:val="26"/>
              </w:rPr>
              <w:lastRenderedPageBreak/>
              <w:t>R 5.1.1.2</w:t>
            </w:r>
            <w:bookmarkEnd w:id="211"/>
          </w:p>
        </w:tc>
        <w:tc>
          <w:tcPr>
            <w:tcW w:w="9024" w:type="dxa"/>
          </w:tcPr>
          <w:p w14:paraId="402CDE6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2" w:name="_Toc51510661"/>
            <w:r w:rsidRPr="00EE6349">
              <w:rPr>
                <w:color w:val="000000"/>
                <w:sz w:val="26"/>
                <w:szCs w:val="26"/>
              </w:rPr>
              <w:t xml:space="preserve">Поля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min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price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and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max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price</w:t>
            </w:r>
            <w:r w:rsidRPr="00EE6349">
              <w:rPr>
                <w:color w:val="000000"/>
                <w:sz w:val="26"/>
                <w:szCs w:val="26"/>
              </w:rPr>
              <w:t xml:space="preserve"> принимают неотрицательные значения с плавающей точкой. В случае передачи строки или отрицательного значения, фильтрация по данному полю не применится.</w:t>
            </w:r>
            <w:bookmarkEnd w:id="212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26531D34" w14:textId="77777777" w:rsidTr="06B750E2">
        <w:trPr>
          <w:trHeight w:val="572"/>
        </w:trPr>
        <w:tc>
          <w:tcPr>
            <w:tcW w:w="1170" w:type="dxa"/>
          </w:tcPr>
          <w:p w14:paraId="7FFA3CC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3" w:name="_Toc51510662"/>
            <w:r w:rsidRPr="00EE6349">
              <w:rPr>
                <w:color w:val="000000"/>
                <w:sz w:val="26"/>
                <w:szCs w:val="26"/>
              </w:rPr>
              <w:t>R 5.1.1.3</w:t>
            </w:r>
            <w:bookmarkEnd w:id="213"/>
          </w:p>
        </w:tc>
        <w:tc>
          <w:tcPr>
            <w:tcW w:w="9024" w:type="dxa"/>
          </w:tcPr>
          <w:p w14:paraId="0126657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4" w:name="_Toc51510663"/>
            <w:r w:rsidRPr="00EE6349">
              <w:rPr>
                <w:color w:val="000000"/>
                <w:sz w:val="26"/>
                <w:szCs w:val="26"/>
              </w:rPr>
              <w:t xml:space="preserve">Поле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min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stock</w:t>
            </w:r>
            <w:r w:rsidRPr="00EE6349">
              <w:rPr>
                <w:color w:val="000000"/>
                <w:sz w:val="26"/>
                <w:szCs w:val="26"/>
              </w:rPr>
              <w:t xml:space="preserve"> принима</w:t>
            </w:r>
            <w:ins w:id="215" w:author="Ivan Varabei" w:date="2020-09-20T10:55:00Z">
              <w:r w:rsidRPr="00EE6349">
                <w:rPr>
                  <w:color w:val="000000"/>
                  <w:sz w:val="26"/>
                  <w:szCs w:val="26"/>
                </w:rPr>
                <w:t>е</w:t>
              </w:r>
            </w:ins>
            <w:r w:rsidRPr="00EE6349">
              <w:rPr>
                <w:color w:val="000000"/>
                <w:sz w:val="26"/>
                <w:szCs w:val="26"/>
              </w:rPr>
              <w:t>т неотрицательное значени</w:t>
            </w:r>
            <w:ins w:id="216" w:author="Ivan Varabei" w:date="2020-09-20T10:56:00Z">
              <w:r w:rsidRPr="00EE6349">
                <w:rPr>
                  <w:color w:val="000000"/>
                  <w:sz w:val="26"/>
                  <w:szCs w:val="26"/>
                </w:rPr>
                <w:t>е</w:t>
              </w:r>
            </w:ins>
            <w:del w:id="217" w:author="Ivan Varabei" w:date="2020-09-20T10:56:00Z">
              <w:r w:rsidRPr="00EE6349" w:rsidDel="00FF342C">
                <w:rPr>
                  <w:color w:val="000000"/>
                  <w:sz w:val="26"/>
                  <w:szCs w:val="26"/>
                </w:rPr>
                <w:delText>я</w:delText>
              </w:r>
            </w:del>
            <w:r w:rsidRPr="00EE6349">
              <w:rPr>
                <w:color w:val="000000"/>
                <w:sz w:val="26"/>
                <w:szCs w:val="26"/>
              </w:rPr>
              <w:t xml:space="preserve"> с плавающей точкой. В случае передачи строки или отрицательного значения, фильтрация по данному полю не применится.</w:t>
            </w:r>
            <w:bookmarkEnd w:id="214"/>
          </w:p>
        </w:tc>
      </w:tr>
      <w:tr w:rsidR="000B37D9" w:rsidRPr="00EE6349" w14:paraId="4797FD14" w14:textId="77777777" w:rsidTr="06B750E2">
        <w:trPr>
          <w:trHeight w:val="572"/>
        </w:trPr>
        <w:tc>
          <w:tcPr>
            <w:tcW w:w="1170" w:type="dxa"/>
          </w:tcPr>
          <w:p w14:paraId="09DDED6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8" w:name="_Toc51510664"/>
            <w:r w:rsidRPr="00EE6349">
              <w:rPr>
                <w:color w:val="000000"/>
                <w:sz w:val="26"/>
                <w:szCs w:val="26"/>
              </w:rPr>
              <w:t>R 5.1.2</w:t>
            </w:r>
            <w:bookmarkEnd w:id="218"/>
          </w:p>
        </w:tc>
        <w:tc>
          <w:tcPr>
            <w:tcW w:w="9024" w:type="dxa"/>
          </w:tcPr>
          <w:p w14:paraId="3347373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19" w:name="_Toc51510665"/>
            <w:r w:rsidRPr="00EE6349">
              <w:rPr>
                <w:color w:val="000000"/>
                <w:sz w:val="26"/>
                <w:szCs w:val="26"/>
              </w:rPr>
              <w:t>Панель сортировок содержит следующие элементы:</w:t>
            </w:r>
            <w:bookmarkEnd w:id="219"/>
          </w:p>
          <w:p w14:paraId="11DBC0AC" w14:textId="77777777" w:rsidR="000B37D9" w:rsidRPr="00EE6349" w:rsidRDefault="000B37D9" w:rsidP="00A62670">
            <w:pPr>
              <w:pStyle w:val="1"/>
              <w:numPr>
                <w:ilvl w:val="0"/>
                <w:numId w:val="16"/>
              </w:numPr>
              <w:rPr>
                <w:color w:val="000000"/>
                <w:sz w:val="26"/>
                <w:szCs w:val="26"/>
              </w:rPr>
            </w:pPr>
            <w:bookmarkStart w:id="220" w:name="_Toc51510666"/>
            <w:r w:rsidRPr="00EE6349">
              <w:rPr>
                <w:color w:val="000000"/>
                <w:sz w:val="26"/>
                <w:szCs w:val="26"/>
              </w:rPr>
              <w:t xml:space="preserve">Ссылку на сортировку по имени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asc</w:t>
            </w:r>
            <w:bookmarkEnd w:id="220"/>
          </w:p>
          <w:p w14:paraId="178DCECC" w14:textId="77777777" w:rsidR="000B37D9" w:rsidRPr="00EE6349" w:rsidRDefault="000B37D9" w:rsidP="00A62670">
            <w:pPr>
              <w:pStyle w:val="1"/>
              <w:numPr>
                <w:ilvl w:val="0"/>
                <w:numId w:val="16"/>
              </w:numPr>
              <w:rPr>
                <w:color w:val="000000"/>
                <w:sz w:val="26"/>
                <w:szCs w:val="26"/>
              </w:rPr>
            </w:pPr>
            <w:bookmarkStart w:id="221" w:name="_Toc51510667"/>
            <w:r w:rsidRPr="00EE6349">
              <w:rPr>
                <w:color w:val="000000"/>
                <w:sz w:val="26"/>
                <w:szCs w:val="26"/>
              </w:rPr>
              <w:t xml:space="preserve">Ссылку на сортировку по имени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desc</w:t>
            </w:r>
            <w:bookmarkEnd w:id="221"/>
          </w:p>
          <w:p w14:paraId="065CDB96" w14:textId="77777777" w:rsidR="000B37D9" w:rsidRPr="00EE6349" w:rsidRDefault="000B37D9" w:rsidP="00A62670">
            <w:pPr>
              <w:pStyle w:val="1"/>
              <w:numPr>
                <w:ilvl w:val="0"/>
                <w:numId w:val="16"/>
              </w:numPr>
              <w:rPr>
                <w:color w:val="000000"/>
                <w:sz w:val="26"/>
                <w:szCs w:val="26"/>
              </w:rPr>
            </w:pPr>
            <w:bookmarkStart w:id="222" w:name="_Toc51510668"/>
            <w:r w:rsidRPr="00EE6349">
              <w:rPr>
                <w:color w:val="000000"/>
                <w:sz w:val="26"/>
                <w:szCs w:val="26"/>
              </w:rPr>
              <w:t xml:space="preserve">Ссылку на сортировку по цене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asc</w:t>
            </w:r>
            <w:bookmarkEnd w:id="222"/>
          </w:p>
          <w:p w14:paraId="259C15C7" w14:textId="77777777" w:rsidR="000B37D9" w:rsidRPr="00EE6349" w:rsidRDefault="000B37D9" w:rsidP="00A62670">
            <w:pPr>
              <w:pStyle w:val="1"/>
              <w:numPr>
                <w:ilvl w:val="0"/>
                <w:numId w:val="16"/>
              </w:numPr>
              <w:rPr>
                <w:color w:val="000000"/>
                <w:sz w:val="26"/>
                <w:szCs w:val="26"/>
              </w:rPr>
            </w:pPr>
            <w:bookmarkStart w:id="223" w:name="_Toc51510669"/>
            <w:r w:rsidRPr="00EE6349">
              <w:rPr>
                <w:color w:val="000000"/>
                <w:sz w:val="26"/>
                <w:szCs w:val="26"/>
              </w:rPr>
              <w:t xml:space="preserve">Ссылку на сортировку по цене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desc</w:t>
            </w:r>
            <w:bookmarkEnd w:id="223"/>
          </w:p>
          <w:p w14:paraId="0F3CABC7" w14:textId="77777777" w:rsidR="000B37D9" w:rsidRPr="00EE6349" w:rsidRDefault="00BE68E3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24" w:name="_Toc51510670"/>
            <w:r>
              <w:rPr>
                <w:noProof/>
                <w:lang w:val="en-US"/>
              </w:rPr>
              <w:drawing>
                <wp:inline distT="0" distB="0" distL="0" distR="0" wp14:anchorId="45B496D9" wp14:editId="033845D2">
                  <wp:extent cx="3648075" cy="676275"/>
                  <wp:effectExtent l="0" t="0" r="0" b="0"/>
                  <wp:docPr id="5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24"/>
          </w:p>
        </w:tc>
      </w:tr>
      <w:tr w:rsidR="000B37D9" w:rsidRPr="00EE6349" w14:paraId="64A0A083" w14:textId="77777777" w:rsidTr="06B750E2">
        <w:trPr>
          <w:trHeight w:val="572"/>
        </w:trPr>
        <w:tc>
          <w:tcPr>
            <w:tcW w:w="1170" w:type="dxa"/>
          </w:tcPr>
          <w:p w14:paraId="3EE1C04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25" w:name="_Toc51510671"/>
            <w:r w:rsidRPr="00EE6349">
              <w:rPr>
                <w:color w:val="000000"/>
                <w:sz w:val="26"/>
                <w:szCs w:val="26"/>
              </w:rPr>
              <w:t>R 5.1.2.1</w:t>
            </w:r>
            <w:bookmarkEnd w:id="225"/>
          </w:p>
        </w:tc>
        <w:tc>
          <w:tcPr>
            <w:tcW w:w="9024" w:type="dxa"/>
          </w:tcPr>
          <w:p w14:paraId="2F1DF6C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26" w:name="_Toc51510672"/>
            <w:r w:rsidRPr="00EE6349">
              <w:rPr>
                <w:color w:val="000000"/>
                <w:sz w:val="26"/>
                <w:szCs w:val="26"/>
              </w:rPr>
              <w:t>При нажатии на стрелку будут отображены результаты поиска (R 3.1.1) и фильтрации (R5.1.1) в отсортированном виде.</w:t>
            </w:r>
            <w:bookmarkEnd w:id="226"/>
          </w:p>
        </w:tc>
      </w:tr>
      <w:tr w:rsidR="000B37D9" w:rsidRPr="00EE6349" w14:paraId="112F9D70" w14:textId="77777777" w:rsidTr="06B750E2">
        <w:trPr>
          <w:trHeight w:val="572"/>
        </w:trPr>
        <w:tc>
          <w:tcPr>
            <w:tcW w:w="1170" w:type="dxa"/>
          </w:tcPr>
          <w:p w14:paraId="7093DC2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27" w:name="_Toc51510673"/>
            <w:r w:rsidRPr="00EE6349">
              <w:rPr>
                <w:color w:val="000000"/>
                <w:sz w:val="26"/>
                <w:szCs w:val="26"/>
              </w:rPr>
              <w:t>R 5.1.3</w:t>
            </w:r>
            <w:bookmarkEnd w:id="227"/>
          </w:p>
        </w:tc>
        <w:tc>
          <w:tcPr>
            <w:tcW w:w="9024" w:type="dxa"/>
          </w:tcPr>
          <w:p w14:paraId="30E657B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28" w:name="_Toc51510674"/>
            <w:r w:rsidRPr="00EE6349">
              <w:rPr>
                <w:color w:val="000000"/>
                <w:sz w:val="26"/>
                <w:szCs w:val="26"/>
              </w:rPr>
              <w:t>Продукты отображаются в виде плиток, каждая плитка содержит:</w:t>
            </w:r>
            <w:bookmarkEnd w:id="228"/>
          </w:p>
          <w:p w14:paraId="5B85023C" w14:textId="77777777" w:rsidR="000B37D9" w:rsidRPr="00EE6349" w:rsidRDefault="000B37D9" w:rsidP="00A62670">
            <w:pPr>
              <w:pStyle w:val="1"/>
              <w:numPr>
                <w:ilvl w:val="0"/>
                <w:numId w:val="17"/>
              </w:numPr>
              <w:rPr>
                <w:color w:val="000000"/>
                <w:sz w:val="26"/>
                <w:szCs w:val="26"/>
              </w:rPr>
            </w:pPr>
            <w:bookmarkStart w:id="229" w:name="_Toc51510675"/>
            <w:r w:rsidRPr="00EE6349">
              <w:rPr>
                <w:color w:val="000000"/>
                <w:sz w:val="26"/>
                <w:szCs w:val="26"/>
              </w:rPr>
              <w:t>Фото</w:t>
            </w:r>
            <w:bookmarkEnd w:id="229"/>
          </w:p>
          <w:p w14:paraId="2F495D72" w14:textId="77777777" w:rsidR="000B37D9" w:rsidRPr="00EE6349" w:rsidRDefault="000B37D9" w:rsidP="00A62670">
            <w:pPr>
              <w:pStyle w:val="1"/>
              <w:numPr>
                <w:ilvl w:val="0"/>
                <w:numId w:val="17"/>
              </w:numPr>
              <w:rPr>
                <w:color w:val="000000"/>
                <w:sz w:val="26"/>
                <w:szCs w:val="26"/>
              </w:rPr>
            </w:pPr>
            <w:bookmarkStart w:id="230" w:name="_Toc51510676"/>
            <w:r w:rsidRPr="00EE6349">
              <w:rPr>
                <w:color w:val="000000"/>
                <w:sz w:val="26"/>
                <w:szCs w:val="26"/>
              </w:rPr>
              <w:t>Название</w:t>
            </w:r>
            <w:bookmarkEnd w:id="230"/>
          </w:p>
          <w:p w14:paraId="08B634E9" w14:textId="77777777" w:rsidR="000B37D9" w:rsidRPr="00EE6349" w:rsidRDefault="000B37D9" w:rsidP="00A62670">
            <w:pPr>
              <w:pStyle w:val="1"/>
              <w:numPr>
                <w:ilvl w:val="0"/>
                <w:numId w:val="17"/>
              </w:numPr>
              <w:rPr>
                <w:color w:val="000000"/>
                <w:sz w:val="26"/>
                <w:szCs w:val="26"/>
              </w:rPr>
            </w:pPr>
            <w:bookmarkStart w:id="231" w:name="_Toc51510677"/>
            <w:r w:rsidRPr="00EE6349">
              <w:rPr>
                <w:color w:val="000000"/>
                <w:sz w:val="26"/>
                <w:szCs w:val="26"/>
              </w:rPr>
              <w:t>Цену</w:t>
            </w:r>
            <w:bookmarkEnd w:id="231"/>
          </w:p>
          <w:p w14:paraId="7FAFF09C" w14:textId="77777777" w:rsidR="000B37D9" w:rsidRPr="00EE6349" w:rsidRDefault="000B37D9" w:rsidP="00A62670">
            <w:pPr>
              <w:pStyle w:val="1"/>
              <w:numPr>
                <w:ilvl w:val="0"/>
                <w:numId w:val="17"/>
              </w:numPr>
              <w:rPr>
                <w:color w:val="000000"/>
                <w:sz w:val="26"/>
                <w:szCs w:val="26"/>
              </w:rPr>
            </w:pPr>
            <w:bookmarkStart w:id="232" w:name="_Toc51510678"/>
            <w:r w:rsidRPr="00EE6349">
              <w:rPr>
                <w:color w:val="000000"/>
                <w:sz w:val="26"/>
                <w:szCs w:val="26"/>
              </w:rPr>
              <w:t>Поле ввода количества</w:t>
            </w:r>
            <w:bookmarkEnd w:id="232"/>
          </w:p>
          <w:p w14:paraId="2BD65621" w14:textId="77777777" w:rsidR="000B37D9" w:rsidRPr="00EE6349" w:rsidRDefault="000B37D9" w:rsidP="00A62670">
            <w:pPr>
              <w:pStyle w:val="1"/>
              <w:numPr>
                <w:ilvl w:val="0"/>
                <w:numId w:val="17"/>
              </w:numPr>
              <w:rPr>
                <w:color w:val="000000"/>
                <w:sz w:val="26"/>
                <w:szCs w:val="26"/>
              </w:rPr>
            </w:pPr>
            <w:bookmarkStart w:id="233" w:name="_Toc51510679"/>
            <w:r w:rsidRPr="00EE6349">
              <w:rPr>
                <w:color w:val="000000"/>
                <w:sz w:val="26"/>
                <w:szCs w:val="26"/>
                <w:lang w:val="en-US"/>
              </w:rPr>
              <w:t>Add to cart button</w:t>
            </w:r>
            <w:bookmarkEnd w:id="233"/>
          </w:p>
          <w:p w14:paraId="5B08B5D1" w14:textId="77777777" w:rsidR="000B37D9" w:rsidRPr="00EE6349" w:rsidRDefault="00BE68E3" w:rsidP="00A62670">
            <w:pPr>
              <w:pStyle w:val="1"/>
              <w:ind w:left="720"/>
              <w:rPr>
                <w:color w:val="000000"/>
                <w:sz w:val="26"/>
                <w:szCs w:val="26"/>
              </w:rPr>
            </w:pPr>
            <w:bookmarkStart w:id="234" w:name="_Toc51510680"/>
            <w:r>
              <w:rPr>
                <w:noProof/>
                <w:lang w:val="en-US"/>
              </w:rPr>
              <w:drawing>
                <wp:inline distT="0" distB="0" distL="0" distR="0" wp14:anchorId="3F900762" wp14:editId="2883C7C6">
                  <wp:extent cx="1419225" cy="2162175"/>
                  <wp:effectExtent l="0" t="0" r="0" b="0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4"/>
          </w:p>
        </w:tc>
      </w:tr>
      <w:tr w:rsidR="000B37D9" w:rsidRPr="00EE6349" w14:paraId="538B4ED1" w14:textId="77777777" w:rsidTr="06B750E2">
        <w:trPr>
          <w:trHeight w:val="572"/>
        </w:trPr>
        <w:tc>
          <w:tcPr>
            <w:tcW w:w="1170" w:type="dxa"/>
          </w:tcPr>
          <w:p w14:paraId="725D97C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35" w:name="_Toc51510681"/>
            <w:r w:rsidRPr="00EE6349">
              <w:rPr>
                <w:color w:val="000000"/>
                <w:sz w:val="26"/>
                <w:szCs w:val="26"/>
              </w:rPr>
              <w:t>R 5.1.3.1</w:t>
            </w:r>
            <w:bookmarkEnd w:id="235"/>
          </w:p>
        </w:tc>
        <w:tc>
          <w:tcPr>
            <w:tcW w:w="9024" w:type="dxa"/>
          </w:tcPr>
          <w:p w14:paraId="45450C3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36" w:name="_Toc51510682"/>
            <w:r w:rsidRPr="00EE6349">
              <w:rPr>
                <w:color w:val="000000"/>
                <w:sz w:val="26"/>
                <w:szCs w:val="26"/>
              </w:rPr>
              <w:t xml:space="preserve">Фото и название являются ссылками 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PDP</w:t>
            </w:r>
            <w:bookmarkEnd w:id="236"/>
          </w:p>
        </w:tc>
      </w:tr>
      <w:tr w:rsidR="000B37D9" w:rsidRPr="00EE6349" w14:paraId="0F30AF4F" w14:textId="77777777" w:rsidTr="06B750E2">
        <w:trPr>
          <w:trHeight w:val="572"/>
        </w:trPr>
        <w:tc>
          <w:tcPr>
            <w:tcW w:w="1170" w:type="dxa"/>
          </w:tcPr>
          <w:p w14:paraId="03DF40A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37" w:name="_Toc51510683"/>
            <w:r w:rsidRPr="00EE6349">
              <w:rPr>
                <w:color w:val="000000"/>
                <w:sz w:val="26"/>
                <w:szCs w:val="26"/>
              </w:rPr>
              <w:t>R 5.1.3.2</w:t>
            </w:r>
            <w:bookmarkEnd w:id="237"/>
          </w:p>
        </w:tc>
        <w:tc>
          <w:tcPr>
            <w:tcW w:w="9024" w:type="dxa"/>
          </w:tcPr>
          <w:p w14:paraId="7072507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38" w:name="_Toc51510684"/>
            <w:r w:rsidRPr="00EE6349">
              <w:rPr>
                <w:color w:val="000000"/>
                <w:sz w:val="26"/>
                <w:szCs w:val="26"/>
              </w:rPr>
              <w:t xml:space="preserve">При нажатии на цену продукта, всплывает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popup</w:t>
            </w:r>
            <w:r w:rsidRPr="00EE6349">
              <w:rPr>
                <w:color w:val="000000"/>
                <w:sz w:val="26"/>
                <w:szCs w:val="26"/>
              </w:rPr>
              <w:t>, показывающий историю изменеия цены. При повторном нажатии либо при нажатии на цену другого продукта, попап предыдущего скрывается.</w:t>
            </w:r>
            <w:bookmarkEnd w:id="238"/>
          </w:p>
          <w:p w14:paraId="16DEB4AB" w14:textId="77777777" w:rsidR="000B37D9" w:rsidRPr="00EE6349" w:rsidRDefault="00BE68E3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39" w:name="_Toc51510685"/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97579E1" wp14:editId="27D94932">
                  <wp:extent cx="1657350" cy="2571750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39"/>
          </w:p>
          <w:p w14:paraId="0AD9C6F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</w:p>
        </w:tc>
      </w:tr>
      <w:tr w:rsidR="000B37D9" w:rsidRPr="00EE6349" w14:paraId="0A321AC1" w14:textId="77777777" w:rsidTr="06B750E2">
        <w:trPr>
          <w:trHeight w:val="572"/>
        </w:trPr>
        <w:tc>
          <w:tcPr>
            <w:tcW w:w="1170" w:type="dxa"/>
          </w:tcPr>
          <w:p w14:paraId="595027A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0" w:name="_Toc51510686"/>
            <w:r w:rsidRPr="00EE6349">
              <w:rPr>
                <w:color w:val="000000"/>
                <w:sz w:val="26"/>
                <w:szCs w:val="26"/>
              </w:rPr>
              <w:lastRenderedPageBreak/>
              <w:t>R 5.1.3.2</w:t>
            </w:r>
            <w:bookmarkEnd w:id="240"/>
          </w:p>
        </w:tc>
        <w:tc>
          <w:tcPr>
            <w:tcW w:w="9024" w:type="dxa"/>
          </w:tcPr>
          <w:p w14:paraId="74A830C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1" w:name="_Toc51510687"/>
            <w:r w:rsidRPr="00EE6349">
              <w:rPr>
                <w:color w:val="000000"/>
                <w:sz w:val="26"/>
                <w:szCs w:val="26"/>
              </w:rPr>
              <w:t xml:space="preserve">По дефолту в поле ввода количества стоит 1. Если пользователь нажимает на кнопку, всплывает сообщение </w:t>
            </w:r>
            <w:bookmarkEnd w:id="241"/>
            <w:r w:rsidRPr="00EE6349">
              <w:rPr>
                <w:color w:val="000000"/>
                <w:sz w:val="26"/>
                <w:szCs w:val="26"/>
              </w:rPr>
              <w:t>«Added to cart successfully»</w:t>
            </w:r>
          </w:p>
        </w:tc>
      </w:tr>
      <w:tr w:rsidR="000B37D9" w:rsidRPr="00EE6349" w14:paraId="174C0D56" w14:textId="77777777" w:rsidTr="06B750E2">
        <w:trPr>
          <w:trHeight w:val="572"/>
        </w:trPr>
        <w:tc>
          <w:tcPr>
            <w:tcW w:w="1170" w:type="dxa"/>
          </w:tcPr>
          <w:p w14:paraId="334D2CA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2" w:name="_Toc51510688"/>
            <w:r w:rsidRPr="00EE6349">
              <w:rPr>
                <w:color w:val="000000"/>
                <w:sz w:val="26"/>
                <w:szCs w:val="26"/>
              </w:rPr>
              <w:t>R 5.1.3.3</w:t>
            </w:r>
            <w:bookmarkEnd w:id="242"/>
          </w:p>
        </w:tc>
        <w:tc>
          <w:tcPr>
            <w:tcW w:w="9024" w:type="dxa"/>
          </w:tcPr>
          <w:p w14:paraId="1D61BC2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3" w:name="_Toc51510689"/>
            <w:r w:rsidRPr="00EE6349">
              <w:rPr>
                <w:color w:val="000000"/>
                <w:sz w:val="26"/>
                <w:szCs w:val="26"/>
              </w:rPr>
              <w:t xml:space="preserve">Если пользователь вводит не целое число, то всплывает сообщение </w:t>
            </w:r>
            <w:bookmarkEnd w:id="243"/>
            <w:r w:rsidRPr="00EE6349">
              <w:rPr>
                <w:color w:val="000000"/>
                <w:sz w:val="26"/>
                <w:szCs w:val="26"/>
              </w:rPr>
              <w:t>«Not a number»</w:t>
            </w:r>
          </w:p>
        </w:tc>
      </w:tr>
      <w:tr w:rsidR="000B37D9" w:rsidRPr="00EE6349" w14:paraId="5B37CFCF" w14:textId="77777777" w:rsidTr="06B750E2">
        <w:trPr>
          <w:trHeight w:val="572"/>
        </w:trPr>
        <w:tc>
          <w:tcPr>
            <w:tcW w:w="1170" w:type="dxa"/>
          </w:tcPr>
          <w:p w14:paraId="6573178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4" w:name="_Toc51510690"/>
            <w:r w:rsidRPr="00EE6349">
              <w:rPr>
                <w:color w:val="000000"/>
                <w:sz w:val="26"/>
                <w:szCs w:val="26"/>
              </w:rPr>
              <w:t>R 5.1.3.4</w:t>
            </w:r>
            <w:bookmarkEnd w:id="244"/>
          </w:p>
        </w:tc>
        <w:tc>
          <w:tcPr>
            <w:tcW w:w="9024" w:type="dxa"/>
          </w:tcPr>
          <w:p w14:paraId="0CE1B08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5" w:name="_Toc51510691"/>
            <w:r w:rsidRPr="00EE6349">
              <w:rPr>
                <w:color w:val="000000"/>
                <w:sz w:val="26"/>
                <w:szCs w:val="26"/>
              </w:rPr>
              <w:t>Если пользователь вводит отрицательное число либо превышающие количество продуктов на складе, то всплывает сообщени</w:t>
            </w:r>
            <w:bookmarkEnd w:id="245"/>
            <w:r w:rsidRPr="00EE6349">
              <w:rPr>
                <w:color w:val="000000"/>
                <w:sz w:val="26"/>
                <w:szCs w:val="26"/>
              </w:rPr>
              <w:t>е «Not enough stock. Available:х»</w:t>
            </w:r>
          </w:p>
        </w:tc>
      </w:tr>
      <w:tr w:rsidR="000B37D9" w:rsidRPr="00EE6349" w14:paraId="3304B6D8" w14:textId="77777777" w:rsidTr="06B750E2">
        <w:trPr>
          <w:trHeight w:val="572"/>
        </w:trPr>
        <w:tc>
          <w:tcPr>
            <w:tcW w:w="1170" w:type="dxa"/>
          </w:tcPr>
          <w:p w14:paraId="08425E8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6" w:name="_Toc51510692"/>
            <w:r w:rsidRPr="00EE6349">
              <w:rPr>
                <w:color w:val="000000"/>
                <w:sz w:val="26"/>
                <w:szCs w:val="26"/>
              </w:rPr>
              <w:t>R 5.1.3.5</w:t>
            </w:r>
            <w:bookmarkEnd w:id="246"/>
          </w:p>
        </w:tc>
        <w:tc>
          <w:tcPr>
            <w:tcW w:w="9024" w:type="dxa"/>
          </w:tcPr>
          <w:p w14:paraId="1139671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7" w:name="_Toc51510693"/>
            <w:r w:rsidRPr="00EE6349">
              <w:rPr>
                <w:color w:val="000000"/>
                <w:sz w:val="26"/>
                <w:szCs w:val="26"/>
              </w:rPr>
              <w:t>После неудачной попытки добавить продукт в корзину, в поле ввода количества должны остаться данные которые ввел пользователь.</w:t>
            </w:r>
            <w:bookmarkEnd w:id="247"/>
          </w:p>
        </w:tc>
      </w:tr>
      <w:tr w:rsidR="000B37D9" w:rsidRPr="00EE6349" w14:paraId="23AB884B" w14:textId="77777777" w:rsidTr="06B750E2">
        <w:trPr>
          <w:trHeight w:val="572"/>
        </w:trPr>
        <w:tc>
          <w:tcPr>
            <w:tcW w:w="1170" w:type="dxa"/>
          </w:tcPr>
          <w:p w14:paraId="658BF43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8" w:name="_Toc51510694"/>
            <w:r w:rsidRPr="00EE6349">
              <w:rPr>
                <w:color w:val="000000"/>
                <w:sz w:val="26"/>
                <w:szCs w:val="26"/>
              </w:rPr>
              <w:t>R 5.1.3.6</w:t>
            </w:r>
            <w:bookmarkEnd w:id="248"/>
          </w:p>
        </w:tc>
        <w:tc>
          <w:tcPr>
            <w:tcW w:w="9024" w:type="dxa"/>
          </w:tcPr>
          <w:p w14:paraId="0CCC3E4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49" w:name="_Toc51510695"/>
            <w:r w:rsidRPr="00EE6349">
              <w:rPr>
                <w:color w:val="000000"/>
                <w:sz w:val="26"/>
                <w:szCs w:val="26"/>
              </w:rPr>
              <w:t>Поиск, сортировка и фильтрация сохраняются после добавления в корзину или неудачной попытки добавления.</w:t>
            </w:r>
            <w:bookmarkEnd w:id="249"/>
          </w:p>
        </w:tc>
      </w:tr>
      <w:tr w:rsidR="000B37D9" w:rsidRPr="00EE6349" w14:paraId="0E8753CA" w14:textId="77777777" w:rsidTr="06B750E2">
        <w:trPr>
          <w:trHeight w:val="845"/>
        </w:trPr>
        <w:tc>
          <w:tcPr>
            <w:tcW w:w="1170" w:type="dxa"/>
          </w:tcPr>
          <w:p w14:paraId="162BC8E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50" w:name="_Toc51510696"/>
            <w:r w:rsidRPr="00EE6349">
              <w:rPr>
                <w:color w:val="000000"/>
                <w:sz w:val="26"/>
                <w:szCs w:val="26"/>
              </w:rPr>
              <w:t>R</w:t>
            </w:r>
            <w:ins w:id="251" w:author="Ivan Varabei" w:date="2020-09-20T11:06:00Z">
              <w:r w:rsidRPr="00EE6349">
                <w:rPr>
                  <w:color w:val="000000"/>
                  <w:sz w:val="26"/>
                  <w:szCs w:val="26"/>
                </w:rPr>
                <w:t xml:space="preserve"> </w:t>
              </w:r>
            </w:ins>
            <w:r w:rsidRPr="00EE6349">
              <w:rPr>
                <w:color w:val="000000"/>
                <w:sz w:val="26"/>
                <w:szCs w:val="26"/>
              </w:rPr>
              <w:t>5.2</w:t>
            </w:r>
            <w:bookmarkEnd w:id="250"/>
          </w:p>
        </w:tc>
        <w:tc>
          <w:tcPr>
            <w:tcW w:w="9024" w:type="dxa"/>
          </w:tcPr>
          <w:p w14:paraId="5809E045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52" w:name="_Toc51510697"/>
            <w:r w:rsidRPr="00EE6349">
              <w:rPr>
                <w:noProof/>
                <w:color w:val="000000"/>
                <w:sz w:val="26"/>
                <w:szCs w:val="26"/>
              </w:rPr>
              <w:t xml:space="preserve">На </w:t>
            </w:r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PDP</w:t>
            </w:r>
            <w:r w:rsidRPr="00EE6349">
              <w:rPr>
                <w:noProof/>
                <w:color w:val="000000"/>
                <w:sz w:val="26"/>
                <w:szCs w:val="26"/>
              </w:rPr>
              <w:t xml:space="preserve"> гость видит:</w:t>
            </w:r>
            <w:bookmarkEnd w:id="252"/>
          </w:p>
          <w:p w14:paraId="2086961B" w14:textId="77777777" w:rsidR="000B37D9" w:rsidRPr="00EE6349" w:rsidRDefault="000B37D9" w:rsidP="00A62670">
            <w:pPr>
              <w:pStyle w:val="1"/>
              <w:numPr>
                <w:ilvl w:val="0"/>
                <w:numId w:val="1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253" w:name="_Toc51510698"/>
            <w:r w:rsidRPr="00EE6349">
              <w:rPr>
                <w:color w:val="000000"/>
                <w:sz w:val="26"/>
                <w:szCs w:val="26"/>
              </w:rPr>
              <w:t>Информация о продукте</w:t>
            </w:r>
            <w:bookmarkEnd w:id="253"/>
          </w:p>
          <w:p w14:paraId="6608483B" w14:textId="77777777" w:rsidR="000B37D9" w:rsidRPr="00EE6349" w:rsidRDefault="000B37D9" w:rsidP="00A62670">
            <w:pPr>
              <w:pStyle w:val="1"/>
              <w:numPr>
                <w:ilvl w:val="0"/>
                <w:numId w:val="1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254" w:name="_Toc51510699"/>
            <w:r w:rsidRPr="00EE6349">
              <w:rPr>
                <w:color w:val="000000"/>
                <w:sz w:val="26"/>
                <w:szCs w:val="26"/>
              </w:rPr>
              <w:t>Поле для ввода количества</w:t>
            </w:r>
            <w:bookmarkEnd w:id="254"/>
          </w:p>
          <w:p w14:paraId="47AA6E9A" w14:textId="77777777" w:rsidR="000B37D9" w:rsidRPr="00EE6349" w:rsidRDefault="000B37D9" w:rsidP="00A62670">
            <w:pPr>
              <w:pStyle w:val="1"/>
              <w:numPr>
                <w:ilvl w:val="0"/>
                <w:numId w:val="1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255" w:name="_Toc51510700"/>
            <w:r w:rsidRPr="00EE6349">
              <w:rPr>
                <w:color w:val="000000"/>
                <w:sz w:val="26"/>
                <w:szCs w:val="26"/>
              </w:rPr>
              <w:t>Кнопка для добавления в корзину</w:t>
            </w:r>
            <w:bookmarkEnd w:id="255"/>
          </w:p>
          <w:p w14:paraId="384C25B7" w14:textId="77777777" w:rsidR="000B37D9" w:rsidRPr="00EE6349" w:rsidRDefault="000B37D9" w:rsidP="00A62670">
            <w:pPr>
              <w:pStyle w:val="1"/>
              <w:numPr>
                <w:ilvl w:val="0"/>
                <w:numId w:val="13"/>
              </w:numPr>
              <w:spacing w:line="360" w:lineRule="auto"/>
              <w:rPr>
                <w:color w:val="000000"/>
                <w:sz w:val="26"/>
                <w:szCs w:val="26"/>
              </w:rPr>
            </w:pPr>
            <w:bookmarkStart w:id="256" w:name="_Toc51510701"/>
            <w:r w:rsidRPr="00EE6349">
              <w:rPr>
                <w:color w:val="000000"/>
                <w:sz w:val="26"/>
                <w:szCs w:val="26"/>
              </w:rPr>
              <w:t>Отзывы о продукте</w:t>
            </w:r>
            <w:bookmarkEnd w:id="256"/>
          </w:p>
        </w:tc>
      </w:tr>
      <w:tr w:rsidR="000B37D9" w:rsidRPr="00EE6349" w14:paraId="74F61C09" w14:textId="77777777" w:rsidTr="06B750E2">
        <w:trPr>
          <w:trHeight w:val="845"/>
        </w:trPr>
        <w:tc>
          <w:tcPr>
            <w:tcW w:w="1170" w:type="dxa"/>
          </w:tcPr>
          <w:p w14:paraId="7DD1F16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57" w:name="_Toc51510702"/>
            <w:r w:rsidRPr="00EE6349">
              <w:rPr>
                <w:color w:val="000000"/>
                <w:sz w:val="26"/>
                <w:szCs w:val="26"/>
              </w:rPr>
              <w:t>R</w:t>
            </w:r>
            <w:ins w:id="258" w:author="Ivan Varabei" w:date="2020-09-20T11:06:00Z">
              <w:r w:rsidRPr="00EE6349">
                <w:rPr>
                  <w:color w:val="000000"/>
                  <w:sz w:val="26"/>
                  <w:szCs w:val="26"/>
                </w:rPr>
                <w:t xml:space="preserve"> </w:t>
              </w:r>
            </w:ins>
            <w:r w:rsidRPr="00EE6349">
              <w:rPr>
                <w:color w:val="000000"/>
                <w:sz w:val="26"/>
                <w:szCs w:val="26"/>
              </w:rPr>
              <w:t>5.2.1</w:t>
            </w:r>
            <w:bookmarkEnd w:id="257"/>
          </w:p>
        </w:tc>
        <w:tc>
          <w:tcPr>
            <w:tcW w:w="9024" w:type="dxa"/>
          </w:tcPr>
          <w:p w14:paraId="76869C92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59" w:name="_Toc51510703"/>
            <w:r w:rsidRPr="00EE6349">
              <w:rPr>
                <w:noProof/>
                <w:color w:val="000000"/>
                <w:sz w:val="26"/>
                <w:szCs w:val="26"/>
              </w:rPr>
              <w:t>Информация о продукте включает:</w:t>
            </w:r>
            <w:bookmarkEnd w:id="259"/>
          </w:p>
          <w:p w14:paraId="19490582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0" w:name="_Toc51510704"/>
            <w:r w:rsidRPr="00EE6349">
              <w:rPr>
                <w:noProof/>
                <w:color w:val="000000"/>
                <w:sz w:val="26"/>
                <w:szCs w:val="26"/>
              </w:rPr>
              <w:t>Название</w:t>
            </w:r>
            <w:bookmarkEnd w:id="260"/>
          </w:p>
          <w:p w14:paraId="5DD95C59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1" w:name="_Toc51510705"/>
            <w:r w:rsidRPr="00EE6349">
              <w:rPr>
                <w:noProof/>
                <w:color w:val="000000"/>
                <w:sz w:val="26"/>
                <w:szCs w:val="26"/>
              </w:rPr>
              <w:t>Категорию</w:t>
            </w:r>
            <w:bookmarkEnd w:id="261"/>
          </w:p>
          <w:p w14:paraId="24F6C60C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2" w:name="_Toc51510706"/>
            <w:r w:rsidRPr="00EE6349">
              <w:rPr>
                <w:noProof/>
                <w:color w:val="000000"/>
                <w:sz w:val="26"/>
                <w:szCs w:val="26"/>
              </w:rPr>
              <w:t>Количество на складе</w:t>
            </w:r>
            <w:bookmarkEnd w:id="262"/>
          </w:p>
          <w:p w14:paraId="7D06AF92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3" w:name="_Toc51510707"/>
            <w:r w:rsidRPr="00EE6349">
              <w:rPr>
                <w:noProof/>
                <w:color w:val="000000"/>
                <w:sz w:val="26"/>
                <w:szCs w:val="26"/>
              </w:rPr>
              <w:t>Историю цены</w:t>
            </w:r>
            <w:bookmarkEnd w:id="263"/>
          </w:p>
          <w:p w14:paraId="7B825F53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4" w:name="_Toc51510708"/>
            <w:r w:rsidRPr="00EE6349">
              <w:rPr>
                <w:noProof/>
                <w:color w:val="000000"/>
                <w:sz w:val="26"/>
                <w:szCs w:val="26"/>
              </w:rPr>
              <w:t>Цену</w:t>
            </w:r>
            <w:bookmarkEnd w:id="264"/>
          </w:p>
          <w:p w14:paraId="3F57AD0C" w14:textId="77777777" w:rsidR="000B37D9" w:rsidRPr="00EE6349" w:rsidRDefault="000B37D9" w:rsidP="00A62670">
            <w:pPr>
              <w:pStyle w:val="1"/>
              <w:numPr>
                <w:ilvl w:val="0"/>
                <w:numId w:val="18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5" w:name="_Toc51510709"/>
            <w:r w:rsidRPr="00EE6349">
              <w:rPr>
                <w:noProof/>
                <w:color w:val="000000"/>
                <w:sz w:val="26"/>
                <w:szCs w:val="26"/>
              </w:rPr>
              <w:t>Фото</w:t>
            </w:r>
            <w:bookmarkEnd w:id="265"/>
          </w:p>
        </w:tc>
      </w:tr>
      <w:tr w:rsidR="000B37D9" w:rsidRPr="00EE6349" w14:paraId="441BA213" w14:textId="77777777" w:rsidTr="06B750E2">
        <w:trPr>
          <w:trHeight w:val="485"/>
        </w:trPr>
        <w:tc>
          <w:tcPr>
            <w:tcW w:w="1170" w:type="dxa"/>
          </w:tcPr>
          <w:p w14:paraId="44DF094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66" w:name="_Toc51510710"/>
            <w:r w:rsidRPr="00EE6349">
              <w:rPr>
                <w:color w:val="000000"/>
                <w:sz w:val="26"/>
                <w:szCs w:val="26"/>
              </w:rPr>
              <w:t>R</w:t>
            </w:r>
            <w:ins w:id="267" w:author="Ivan Varabei" w:date="2020-09-20T11:06:00Z">
              <w:r w:rsidRPr="00EE6349">
                <w:rPr>
                  <w:color w:val="000000"/>
                  <w:sz w:val="26"/>
                  <w:szCs w:val="26"/>
                </w:rPr>
                <w:t xml:space="preserve"> </w:t>
              </w:r>
            </w:ins>
            <w:r w:rsidRPr="00EE6349">
              <w:rPr>
                <w:color w:val="000000"/>
                <w:sz w:val="26"/>
                <w:szCs w:val="26"/>
              </w:rPr>
              <w:t>5.2.2</w:t>
            </w:r>
            <w:bookmarkEnd w:id="266"/>
          </w:p>
        </w:tc>
        <w:tc>
          <w:tcPr>
            <w:tcW w:w="9024" w:type="dxa"/>
          </w:tcPr>
          <w:p w14:paraId="10DC5B3A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68" w:name="_Toc51510711"/>
            <w:r w:rsidRPr="00EE6349">
              <w:rPr>
                <w:noProof/>
                <w:color w:val="000000"/>
                <w:sz w:val="26"/>
                <w:szCs w:val="26"/>
              </w:rPr>
              <w:t xml:space="preserve">Процес добавления в корзину эдентичен пунктам </w:t>
            </w:r>
            <w:r w:rsidRPr="00EE6349">
              <w:rPr>
                <w:color w:val="000000"/>
                <w:sz w:val="26"/>
                <w:szCs w:val="26"/>
              </w:rPr>
              <w:t>R 5.1.3.2 - R 5.1.3.4</w:t>
            </w:r>
            <w:bookmarkEnd w:id="268"/>
          </w:p>
        </w:tc>
      </w:tr>
      <w:tr w:rsidR="000B37D9" w:rsidRPr="00EE6349" w14:paraId="3078D46C" w14:textId="77777777" w:rsidTr="06B750E2">
        <w:trPr>
          <w:trHeight w:val="485"/>
        </w:trPr>
        <w:tc>
          <w:tcPr>
            <w:tcW w:w="1170" w:type="dxa"/>
          </w:tcPr>
          <w:p w14:paraId="48B58C1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69" w:name="_Toc51510712"/>
            <w:r w:rsidRPr="00EE6349">
              <w:rPr>
                <w:color w:val="000000"/>
                <w:sz w:val="26"/>
                <w:szCs w:val="26"/>
              </w:rPr>
              <w:t>R</w:t>
            </w:r>
            <w:ins w:id="270" w:author="Ivan Varabei" w:date="2020-09-20T11:06:00Z">
              <w:r w:rsidRPr="00EE6349">
                <w:rPr>
                  <w:color w:val="000000"/>
                  <w:sz w:val="26"/>
                  <w:szCs w:val="26"/>
                </w:rPr>
                <w:t xml:space="preserve"> </w:t>
              </w:r>
            </w:ins>
            <w:r w:rsidRPr="00EE6349">
              <w:rPr>
                <w:color w:val="000000"/>
                <w:sz w:val="26"/>
                <w:szCs w:val="26"/>
              </w:rPr>
              <w:t>5.2.3</w:t>
            </w:r>
            <w:bookmarkEnd w:id="269"/>
          </w:p>
        </w:tc>
        <w:tc>
          <w:tcPr>
            <w:tcW w:w="9024" w:type="dxa"/>
          </w:tcPr>
          <w:p w14:paraId="02FD19CD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1" w:name="_Toc51510713"/>
            <w:r w:rsidRPr="00EE6349">
              <w:rPr>
                <w:noProof/>
                <w:color w:val="000000"/>
                <w:sz w:val="26"/>
                <w:szCs w:val="26"/>
              </w:rPr>
              <w:t>У каждого отзыва отображается:</w:t>
            </w:r>
            <w:bookmarkEnd w:id="271"/>
          </w:p>
          <w:p w14:paraId="727D6CBC" w14:textId="77777777" w:rsidR="000B37D9" w:rsidRPr="00EE6349" w:rsidRDefault="000B37D9" w:rsidP="00A62670">
            <w:pPr>
              <w:pStyle w:val="1"/>
              <w:numPr>
                <w:ilvl w:val="0"/>
                <w:numId w:val="19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2" w:name="_Toc51510714"/>
            <w:r w:rsidRPr="00EE6349">
              <w:rPr>
                <w:noProof/>
                <w:color w:val="000000"/>
                <w:sz w:val="26"/>
                <w:szCs w:val="26"/>
              </w:rPr>
              <w:lastRenderedPageBreak/>
              <w:t>Автор</w:t>
            </w:r>
            <w:bookmarkEnd w:id="272"/>
          </w:p>
          <w:p w14:paraId="58C332CE" w14:textId="77777777" w:rsidR="000B37D9" w:rsidRPr="00EE6349" w:rsidRDefault="000B37D9" w:rsidP="00A62670">
            <w:pPr>
              <w:pStyle w:val="1"/>
              <w:numPr>
                <w:ilvl w:val="0"/>
                <w:numId w:val="19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3" w:name="_Toc51510715"/>
            <w:r w:rsidRPr="00EE6349">
              <w:rPr>
                <w:noProof/>
                <w:color w:val="000000"/>
                <w:sz w:val="26"/>
                <w:szCs w:val="26"/>
              </w:rPr>
              <w:t>Оценка от 1 до 5</w:t>
            </w:r>
            <w:bookmarkEnd w:id="273"/>
          </w:p>
          <w:p w14:paraId="5584EF63" w14:textId="77777777" w:rsidR="000B37D9" w:rsidRPr="00EE6349" w:rsidRDefault="000B37D9" w:rsidP="00A62670">
            <w:pPr>
              <w:pStyle w:val="1"/>
              <w:numPr>
                <w:ilvl w:val="0"/>
                <w:numId w:val="19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4" w:name="_Toc51510716"/>
            <w:r w:rsidRPr="00EE6349">
              <w:rPr>
                <w:noProof/>
                <w:color w:val="000000"/>
                <w:sz w:val="26"/>
                <w:szCs w:val="26"/>
              </w:rPr>
              <w:t>Комментарий</w:t>
            </w:r>
            <w:bookmarkEnd w:id="274"/>
          </w:p>
        </w:tc>
      </w:tr>
      <w:tr w:rsidR="000B37D9" w:rsidRPr="00EE6349" w14:paraId="46AC5A1C" w14:textId="77777777" w:rsidTr="06B750E2">
        <w:trPr>
          <w:trHeight w:val="485"/>
        </w:trPr>
        <w:tc>
          <w:tcPr>
            <w:tcW w:w="1170" w:type="dxa"/>
          </w:tcPr>
          <w:p w14:paraId="51643C1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75" w:name="_Toc51510717"/>
            <w:r w:rsidRPr="00EE6349">
              <w:rPr>
                <w:color w:val="000000"/>
                <w:sz w:val="26"/>
                <w:szCs w:val="26"/>
              </w:rPr>
              <w:lastRenderedPageBreak/>
              <w:t>R</w:t>
            </w:r>
            <w:ins w:id="276" w:author="Ivan Varabei" w:date="2020-09-20T11:06:00Z">
              <w:r w:rsidRPr="00EE6349">
                <w:rPr>
                  <w:color w:val="000000"/>
                  <w:sz w:val="26"/>
                  <w:szCs w:val="26"/>
                </w:rPr>
                <w:t xml:space="preserve"> </w:t>
              </w:r>
            </w:ins>
            <w:r w:rsidRPr="00EE6349">
              <w:rPr>
                <w:color w:val="000000"/>
                <w:sz w:val="26"/>
                <w:szCs w:val="26"/>
              </w:rPr>
              <w:t>5.2.4</w:t>
            </w:r>
            <w:bookmarkEnd w:id="275"/>
          </w:p>
        </w:tc>
        <w:tc>
          <w:tcPr>
            <w:tcW w:w="9024" w:type="dxa"/>
          </w:tcPr>
          <w:p w14:paraId="4E6676E3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7" w:name="_Toc51510718"/>
            <w:r w:rsidRPr="00EE6349">
              <w:rPr>
                <w:noProof/>
                <w:color w:val="000000"/>
                <w:sz w:val="26"/>
                <w:szCs w:val="26"/>
              </w:rPr>
              <w:t>Если у продукта нет отзывов, то отображается сообщение «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There are no reviews!».</w:t>
            </w:r>
            <w:bookmarkEnd w:id="277"/>
          </w:p>
        </w:tc>
      </w:tr>
      <w:tr w:rsidR="000B37D9" w:rsidRPr="00EE6349" w14:paraId="5FAF565D" w14:textId="77777777" w:rsidTr="06B750E2">
        <w:trPr>
          <w:trHeight w:val="845"/>
        </w:trPr>
        <w:tc>
          <w:tcPr>
            <w:tcW w:w="1170" w:type="dxa"/>
          </w:tcPr>
          <w:p w14:paraId="2F0DC80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78" w:name="_Toc51510719"/>
            <w:r w:rsidRPr="00EE6349">
              <w:rPr>
                <w:color w:val="000000"/>
                <w:sz w:val="26"/>
                <w:szCs w:val="26"/>
              </w:rPr>
              <w:t>R 5.3</w:t>
            </w:r>
            <w:bookmarkEnd w:id="278"/>
          </w:p>
        </w:tc>
        <w:tc>
          <w:tcPr>
            <w:tcW w:w="9024" w:type="dxa"/>
          </w:tcPr>
          <w:p w14:paraId="21303B09" w14:textId="77777777" w:rsidR="000B37D9" w:rsidRPr="00EE6349" w:rsidRDefault="000B37D9" w:rsidP="00A62670">
            <w:pPr>
              <w:pStyle w:val="1"/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79" w:name="_Toc51510720"/>
            <w:r w:rsidRPr="00EE6349">
              <w:rPr>
                <w:noProof/>
                <w:color w:val="000000"/>
                <w:sz w:val="26"/>
                <w:szCs w:val="26"/>
              </w:rPr>
              <w:t>На странице корзины есть следующие элементы:</w:t>
            </w:r>
            <w:bookmarkEnd w:id="279"/>
          </w:p>
          <w:p w14:paraId="4BA3E355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0" w:name="_Toc51510721"/>
            <w:r w:rsidRPr="00EE6349">
              <w:rPr>
                <w:noProof/>
                <w:color w:val="000000"/>
                <w:sz w:val="26"/>
                <w:szCs w:val="26"/>
              </w:rPr>
              <w:t>Таблица продуктов</w:t>
            </w:r>
            <w:bookmarkEnd w:id="280"/>
          </w:p>
          <w:p w14:paraId="4C488092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1" w:name="_Toc51510722"/>
            <w:r w:rsidRPr="00EE6349">
              <w:rPr>
                <w:noProof/>
                <w:color w:val="000000"/>
                <w:sz w:val="26"/>
                <w:szCs w:val="26"/>
              </w:rPr>
              <w:t xml:space="preserve">Кнопки </w:t>
            </w:r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“delete”</w:t>
            </w:r>
            <w:bookmarkEnd w:id="281"/>
          </w:p>
          <w:p w14:paraId="0113F4F6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2" w:name="_Toc51510723"/>
            <w:r w:rsidRPr="00EE6349">
              <w:rPr>
                <w:noProof/>
                <w:color w:val="000000"/>
                <w:sz w:val="26"/>
                <w:szCs w:val="26"/>
              </w:rPr>
              <w:t>Общее количество продуктов</w:t>
            </w:r>
            <w:bookmarkEnd w:id="282"/>
          </w:p>
          <w:p w14:paraId="29EB991C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3" w:name="_Toc51510724"/>
            <w:r w:rsidRPr="00EE6349">
              <w:rPr>
                <w:noProof/>
                <w:color w:val="000000"/>
                <w:sz w:val="26"/>
                <w:szCs w:val="26"/>
              </w:rPr>
              <w:t>Сумма заказа</w:t>
            </w:r>
            <w:bookmarkEnd w:id="283"/>
          </w:p>
          <w:p w14:paraId="23C8FEE9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4" w:name="_Toc51510725"/>
            <w:r w:rsidRPr="00EE6349">
              <w:rPr>
                <w:noProof/>
                <w:color w:val="000000"/>
                <w:sz w:val="26"/>
                <w:szCs w:val="26"/>
              </w:rPr>
              <w:t xml:space="preserve">Кнопка </w:t>
            </w:r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“Update”</w:t>
            </w:r>
            <w:bookmarkEnd w:id="284"/>
          </w:p>
          <w:p w14:paraId="041566FC" w14:textId="77777777" w:rsidR="000B37D9" w:rsidRPr="00EE6349" w:rsidRDefault="000B37D9" w:rsidP="00A62670">
            <w:pPr>
              <w:pStyle w:val="1"/>
              <w:numPr>
                <w:ilvl w:val="0"/>
                <w:numId w:val="14"/>
              </w:numPr>
              <w:spacing w:line="360" w:lineRule="auto"/>
              <w:rPr>
                <w:noProof/>
                <w:color w:val="000000"/>
                <w:sz w:val="26"/>
                <w:szCs w:val="26"/>
              </w:rPr>
            </w:pPr>
            <w:bookmarkStart w:id="285" w:name="_Toc51510726"/>
            <w:r w:rsidRPr="00EE6349">
              <w:rPr>
                <w:noProof/>
                <w:color w:val="000000"/>
                <w:sz w:val="26"/>
                <w:szCs w:val="26"/>
                <w:lang w:val="en-US"/>
              </w:rPr>
              <w:t>Checkout button</w:t>
            </w:r>
            <w:bookmarkEnd w:id="285"/>
          </w:p>
          <w:p w14:paraId="4B1F511A" w14:textId="77777777" w:rsidR="000B37D9" w:rsidRPr="00EE6349" w:rsidRDefault="00BE68E3" w:rsidP="00A62670">
            <w:pPr>
              <w:pStyle w:val="1"/>
              <w:spacing w:line="360" w:lineRule="auto"/>
              <w:ind w:left="720"/>
              <w:rPr>
                <w:noProof/>
                <w:color w:val="000000"/>
                <w:sz w:val="26"/>
                <w:szCs w:val="26"/>
              </w:rPr>
            </w:pPr>
            <w:bookmarkStart w:id="286" w:name="_Toc51510727"/>
            <w:r>
              <w:rPr>
                <w:noProof/>
                <w:lang w:val="en-US"/>
              </w:rPr>
              <w:drawing>
                <wp:inline distT="0" distB="0" distL="0" distR="0" wp14:anchorId="3319C558" wp14:editId="15DDFA92">
                  <wp:extent cx="4448175" cy="2800350"/>
                  <wp:effectExtent l="0" t="0" r="0" b="0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86"/>
          </w:p>
        </w:tc>
      </w:tr>
      <w:tr w:rsidR="000B37D9" w:rsidRPr="00EE6349" w14:paraId="27089F8F" w14:textId="77777777" w:rsidTr="06B750E2">
        <w:trPr>
          <w:trHeight w:val="572"/>
        </w:trPr>
        <w:tc>
          <w:tcPr>
            <w:tcW w:w="1170" w:type="dxa"/>
          </w:tcPr>
          <w:p w14:paraId="32F9D2C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87" w:name="_Toc51510728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5.</w:t>
            </w:r>
            <w:r w:rsidRPr="00EE6349">
              <w:rPr>
                <w:color w:val="000000"/>
                <w:sz w:val="26"/>
                <w:szCs w:val="26"/>
              </w:rPr>
              <w:t>3.1</w:t>
            </w:r>
            <w:bookmarkEnd w:id="287"/>
          </w:p>
        </w:tc>
        <w:tc>
          <w:tcPr>
            <w:tcW w:w="9024" w:type="dxa"/>
          </w:tcPr>
          <w:p w14:paraId="7E2249C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88" w:name="_Toc51510729"/>
            <w:r w:rsidRPr="00EE6349">
              <w:rPr>
                <w:color w:val="000000"/>
                <w:sz w:val="26"/>
                <w:szCs w:val="26"/>
              </w:rPr>
              <w:t xml:space="preserve">На странице корзины пользователь может редактировать количества каждого продукта через поле ввода количества и кнопку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update</w:t>
            </w:r>
            <w:r w:rsidRPr="00EE6349">
              <w:rPr>
                <w:color w:val="000000"/>
                <w:sz w:val="26"/>
                <w:szCs w:val="26"/>
              </w:rPr>
              <w:t xml:space="preserve">. Валидация эквивалентна </w:t>
            </w:r>
            <w:r w:rsidRPr="00EE6349">
              <w:rPr>
                <w:noProof/>
                <w:color w:val="000000"/>
                <w:sz w:val="26"/>
                <w:szCs w:val="26"/>
              </w:rPr>
              <w:t xml:space="preserve">пунктам </w:t>
            </w:r>
            <w:r w:rsidRPr="00EE6349">
              <w:rPr>
                <w:color w:val="000000"/>
                <w:sz w:val="26"/>
                <w:szCs w:val="26"/>
              </w:rPr>
              <w:t>R 5.1.3.3 - R 5.1.3.5.</w:t>
            </w:r>
            <w:bookmarkEnd w:id="288"/>
          </w:p>
        </w:tc>
      </w:tr>
      <w:tr w:rsidR="000B37D9" w:rsidRPr="00EE6349" w14:paraId="473A8B72" w14:textId="77777777" w:rsidTr="06B750E2">
        <w:trPr>
          <w:trHeight w:val="572"/>
        </w:trPr>
        <w:tc>
          <w:tcPr>
            <w:tcW w:w="1170" w:type="dxa"/>
          </w:tcPr>
          <w:p w14:paraId="26F92E9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89" w:name="_Toc51510730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5.</w:t>
            </w:r>
            <w:r w:rsidRPr="00EE6349">
              <w:rPr>
                <w:color w:val="000000"/>
                <w:sz w:val="26"/>
                <w:szCs w:val="26"/>
              </w:rPr>
              <w:t>3.2</w:t>
            </w:r>
            <w:bookmarkEnd w:id="289"/>
          </w:p>
        </w:tc>
        <w:tc>
          <w:tcPr>
            <w:tcW w:w="9024" w:type="dxa"/>
          </w:tcPr>
          <w:p w14:paraId="5839A83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0" w:name="_Toc51510731"/>
            <w:r w:rsidRPr="00EE6349">
              <w:rPr>
                <w:color w:val="000000"/>
                <w:sz w:val="26"/>
                <w:szCs w:val="26"/>
              </w:rPr>
              <w:t xml:space="preserve">В случае успешного обновления корзины всплывает сообщение </w:t>
            </w:r>
            <w:bookmarkEnd w:id="290"/>
            <w:r w:rsidRPr="00EE6349">
              <w:rPr>
                <w:color w:val="000000"/>
                <w:sz w:val="26"/>
                <w:szCs w:val="26"/>
              </w:rPr>
              <w:t>«Cart updated successfully»</w:t>
            </w:r>
          </w:p>
        </w:tc>
      </w:tr>
      <w:tr w:rsidR="000B37D9" w:rsidRPr="00EE6349" w14:paraId="1347A027" w14:textId="77777777" w:rsidTr="06B750E2">
        <w:trPr>
          <w:trHeight w:val="572"/>
        </w:trPr>
        <w:tc>
          <w:tcPr>
            <w:tcW w:w="1170" w:type="dxa"/>
          </w:tcPr>
          <w:p w14:paraId="67586DC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1" w:name="_Toc51510732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5.</w:t>
            </w:r>
            <w:r w:rsidRPr="00EE6349">
              <w:rPr>
                <w:color w:val="000000"/>
                <w:sz w:val="26"/>
                <w:szCs w:val="26"/>
              </w:rPr>
              <w:t>3.3</w:t>
            </w:r>
            <w:bookmarkEnd w:id="291"/>
          </w:p>
        </w:tc>
        <w:tc>
          <w:tcPr>
            <w:tcW w:w="9024" w:type="dxa"/>
          </w:tcPr>
          <w:p w14:paraId="5811DED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2" w:name="_Toc51510733"/>
            <w:r w:rsidRPr="00EE6349">
              <w:rPr>
                <w:color w:val="000000"/>
                <w:sz w:val="26"/>
                <w:szCs w:val="26"/>
              </w:rPr>
              <w:t>При нажатии на кнопку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Checkout</w:t>
            </w:r>
            <w:r w:rsidRPr="00EE6349">
              <w:rPr>
                <w:color w:val="000000"/>
                <w:sz w:val="26"/>
                <w:szCs w:val="26"/>
              </w:rPr>
              <w:t>» происходит перенаправление на страницу аутентификации.</w:t>
            </w:r>
            <w:bookmarkEnd w:id="292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499F70EB" w14:textId="77777777" w:rsidTr="06B750E2">
        <w:trPr>
          <w:trHeight w:val="572"/>
        </w:trPr>
        <w:tc>
          <w:tcPr>
            <w:tcW w:w="1170" w:type="dxa"/>
          </w:tcPr>
          <w:p w14:paraId="6D78574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3" w:name="_Toc51510734"/>
            <w:r w:rsidRPr="00EE6349">
              <w:rPr>
                <w:color w:val="000000"/>
                <w:sz w:val="26"/>
                <w:szCs w:val="26"/>
              </w:rPr>
              <w:t>R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5.</w:t>
            </w:r>
            <w:r w:rsidRPr="00EE6349">
              <w:rPr>
                <w:color w:val="000000"/>
                <w:sz w:val="26"/>
                <w:szCs w:val="26"/>
              </w:rPr>
              <w:t>3.4</w:t>
            </w:r>
            <w:bookmarkEnd w:id="293"/>
          </w:p>
        </w:tc>
        <w:tc>
          <w:tcPr>
            <w:tcW w:w="9024" w:type="dxa"/>
          </w:tcPr>
          <w:p w14:paraId="188E095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4" w:name="_Toc51510735"/>
            <w:r w:rsidRPr="00EE6349">
              <w:rPr>
                <w:color w:val="000000"/>
                <w:sz w:val="26"/>
                <w:szCs w:val="26"/>
              </w:rPr>
              <w:t>При нажатии на кнопку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Delete</w:t>
            </w:r>
            <w:r w:rsidRPr="00EE6349">
              <w:rPr>
                <w:color w:val="000000"/>
                <w:sz w:val="26"/>
                <w:szCs w:val="26"/>
              </w:rPr>
              <w:t>» напротив продукта, происходит удаление этого продукта из корзины и выводится сообщение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Cart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item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removed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successfully</w:t>
            </w:r>
            <w:r w:rsidRPr="00EE6349">
              <w:rPr>
                <w:color w:val="000000"/>
                <w:sz w:val="26"/>
                <w:szCs w:val="26"/>
              </w:rPr>
              <w:t>»</w:t>
            </w:r>
            <w:bookmarkEnd w:id="294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</w:tbl>
    <w:p w14:paraId="65F9C3DC" w14:textId="77777777" w:rsidR="000B37D9" w:rsidRPr="00EE6349" w:rsidRDefault="000B37D9" w:rsidP="00A62670">
      <w:pPr>
        <w:pStyle w:val="1"/>
        <w:rPr>
          <w:b/>
          <w:color w:val="000000"/>
          <w:sz w:val="26"/>
          <w:szCs w:val="26"/>
        </w:rPr>
      </w:pPr>
    </w:p>
    <w:p w14:paraId="52A814A3" w14:textId="77777777" w:rsidR="00AF6A91" w:rsidRDefault="000B37D9" w:rsidP="00A62670">
      <w:pPr>
        <w:pStyle w:val="1"/>
        <w:spacing w:line="300" w:lineRule="auto"/>
        <w:ind w:left="144" w:firstLine="706"/>
        <w:jc w:val="both"/>
        <w:rPr>
          <w:color w:val="000000"/>
          <w:sz w:val="26"/>
          <w:szCs w:val="26"/>
        </w:rPr>
      </w:pPr>
      <w:bookmarkStart w:id="295" w:name="_Toc287133717"/>
      <w:bookmarkStart w:id="296" w:name="_Toc51510738"/>
      <w:bookmarkEnd w:id="94"/>
      <w:r w:rsidRPr="00EE6349">
        <w:rPr>
          <w:color w:val="000000"/>
          <w:sz w:val="26"/>
          <w:szCs w:val="26"/>
        </w:rPr>
        <w:t>Данную часть системы может видеть пользователь аутентифицированный как покупатель. Покупатель может</w:t>
      </w:r>
      <w:bookmarkEnd w:id="295"/>
      <w:r w:rsidRPr="00EE6349">
        <w:rPr>
          <w:color w:val="000000"/>
          <w:sz w:val="26"/>
          <w:szCs w:val="26"/>
        </w:rPr>
        <w:t xml:space="preserve"> совершать заказы и оставлять комментарии о продуктах.</w:t>
      </w:r>
      <w:bookmarkEnd w:id="296"/>
    </w:p>
    <w:p w14:paraId="6DA0F814" w14:textId="77777777" w:rsidR="00AF6A91" w:rsidRPr="00AF6A91" w:rsidRDefault="00AF6A91" w:rsidP="00A62670">
      <w:pPr>
        <w:pStyle w:val="1"/>
        <w:outlineLvl w:val="2"/>
        <w:rPr>
          <w:color w:val="000000"/>
          <w:sz w:val="26"/>
          <w:szCs w:val="26"/>
        </w:rPr>
      </w:pPr>
      <w:bookmarkStart w:id="297" w:name="_Toc59134478"/>
      <w:r w:rsidRPr="00AF6A91">
        <w:rPr>
          <w:color w:val="000000"/>
          <w:sz w:val="26"/>
          <w:szCs w:val="26"/>
        </w:rPr>
        <w:lastRenderedPageBreak/>
        <w:t>Таблица – 1. 6. Аутентифицированный пользователь (как покупатель)</w:t>
      </w:r>
      <w:bookmarkEnd w:id="297"/>
    </w:p>
    <w:p w14:paraId="5023141B" w14:textId="77777777" w:rsidR="00EE6349" w:rsidRPr="00EE6349" w:rsidRDefault="00EE6349" w:rsidP="00A62670">
      <w:pPr>
        <w:pStyle w:val="1"/>
        <w:spacing w:line="300" w:lineRule="auto"/>
        <w:jc w:val="both"/>
        <w:rPr>
          <w:color w:val="000000"/>
          <w:sz w:val="26"/>
          <w:szCs w:val="26"/>
        </w:rPr>
      </w:pPr>
    </w:p>
    <w:tbl>
      <w:tblPr>
        <w:tblW w:w="10183" w:type="dxa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573"/>
        <w:gridCol w:w="8610"/>
      </w:tblGrid>
      <w:tr w:rsidR="000B37D9" w:rsidRPr="00EE6349" w14:paraId="00067913" w14:textId="77777777" w:rsidTr="06B750E2">
        <w:tc>
          <w:tcPr>
            <w:tcW w:w="1573" w:type="dxa"/>
          </w:tcPr>
          <w:p w14:paraId="1D85B38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8" w:name="_Toc51510739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298"/>
          </w:p>
        </w:tc>
        <w:tc>
          <w:tcPr>
            <w:tcW w:w="8610" w:type="dxa"/>
          </w:tcPr>
          <w:p w14:paraId="0657211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299" w:name="_Toc51510740"/>
            <w:r w:rsidRPr="00EE6349">
              <w:rPr>
                <w:color w:val="000000"/>
                <w:sz w:val="26"/>
                <w:szCs w:val="26"/>
              </w:rPr>
              <w:t>О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писа</w:t>
            </w:r>
            <w:r w:rsidRPr="00EE6349">
              <w:rPr>
                <w:color w:val="000000"/>
                <w:sz w:val="26"/>
                <w:szCs w:val="26"/>
              </w:rPr>
              <w:t>ние требования</w:t>
            </w:r>
            <w:bookmarkEnd w:id="299"/>
          </w:p>
        </w:tc>
      </w:tr>
      <w:tr w:rsidR="000B37D9" w:rsidRPr="00EE6349" w14:paraId="5A7302EC" w14:textId="77777777" w:rsidTr="06B750E2">
        <w:tc>
          <w:tcPr>
            <w:tcW w:w="1573" w:type="dxa"/>
          </w:tcPr>
          <w:p w14:paraId="332D231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00" w:name="_Toc51510741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bookmarkEnd w:id="300"/>
          </w:p>
        </w:tc>
        <w:tc>
          <w:tcPr>
            <w:tcW w:w="8610" w:type="dxa"/>
          </w:tcPr>
          <w:p w14:paraId="758B5E1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01" w:name="_Toc51510742"/>
            <w:r w:rsidRPr="00EE6349">
              <w:rPr>
                <w:color w:val="000000"/>
                <w:sz w:val="26"/>
                <w:szCs w:val="26"/>
              </w:rPr>
              <w:t>На странице корзины становится доступна кнопка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checkout</w:t>
            </w:r>
            <w:r w:rsidRPr="00EE6349">
              <w:rPr>
                <w:color w:val="000000"/>
                <w:sz w:val="26"/>
                <w:szCs w:val="26"/>
              </w:rPr>
              <w:t>” после нажатия на которую пользователь попадает на 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checkout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page</w:t>
            </w:r>
            <w:r w:rsidRPr="00EE6349">
              <w:rPr>
                <w:color w:val="000000"/>
                <w:sz w:val="26"/>
                <w:szCs w:val="26"/>
              </w:rPr>
              <w:t>”.</w:t>
            </w:r>
            <w:bookmarkEnd w:id="301"/>
          </w:p>
        </w:tc>
      </w:tr>
      <w:tr w:rsidR="000B37D9" w:rsidRPr="00EE6349" w14:paraId="7190C038" w14:textId="77777777" w:rsidTr="06B750E2">
        <w:tc>
          <w:tcPr>
            <w:tcW w:w="1573" w:type="dxa"/>
          </w:tcPr>
          <w:p w14:paraId="3EA6200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02" w:name="_Toc51510743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2</w:t>
            </w:r>
            <w:bookmarkEnd w:id="302"/>
          </w:p>
        </w:tc>
        <w:tc>
          <w:tcPr>
            <w:tcW w:w="8610" w:type="dxa"/>
          </w:tcPr>
          <w:p w14:paraId="63CC782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03" w:name="_Toc51510744"/>
            <w:r w:rsidRPr="00EE6349">
              <w:rPr>
                <w:color w:val="000000"/>
                <w:sz w:val="26"/>
                <w:szCs w:val="26"/>
              </w:rPr>
              <w:t>На странице чекаута демонстрируется корзина(описано выше) без возможности редактирования.</w:t>
            </w:r>
            <w:bookmarkEnd w:id="303"/>
          </w:p>
        </w:tc>
      </w:tr>
      <w:tr w:rsidR="000B37D9" w:rsidRPr="00EE6349" w14:paraId="65B71456" w14:textId="77777777" w:rsidTr="06B750E2">
        <w:tc>
          <w:tcPr>
            <w:tcW w:w="1573" w:type="dxa"/>
          </w:tcPr>
          <w:p w14:paraId="16F3EC2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04" w:name="_Toc51510745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3</w:t>
            </w:r>
            <w:bookmarkEnd w:id="304"/>
          </w:p>
        </w:tc>
        <w:tc>
          <w:tcPr>
            <w:tcW w:w="8610" w:type="dxa"/>
          </w:tcPr>
          <w:p w14:paraId="3EF65CC7" w14:textId="77777777" w:rsidR="000B37D9" w:rsidRPr="00EE6349" w:rsidRDefault="00BE68E3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05" w:name="_Toc51510746"/>
            <w:r w:rsidRPr="00EE6349">
              <w:rPr>
                <w:noProof/>
                <w:sz w:val="26"/>
                <w:szCs w:val="26"/>
                <w:lang w:val="en-US"/>
              </w:rPr>
              <w:drawing>
                <wp:anchor distT="0" distB="0" distL="114300" distR="114300" simplePos="0" relativeHeight="251655168" behindDoc="0" locked="0" layoutInCell="1" allowOverlap="1" wp14:anchorId="1AC01035" wp14:editId="07777777">
                  <wp:simplePos x="0" y="0"/>
                  <wp:positionH relativeFrom="column">
                    <wp:posOffset>2797810</wp:posOffset>
                  </wp:positionH>
                  <wp:positionV relativeFrom="paragraph">
                    <wp:posOffset>911860</wp:posOffset>
                  </wp:positionV>
                  <wp:extent cx="2244725" cy="2453640"/>
                  <wp:effectExtent l="0" t="0" r="0" b="0"/>
                  <wp:wrapSquare wrapText="bothSides"/>
                  <wp:docPr id="3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725" cy="2453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E6349">
              <w:rPr>
                <w:noProof/>
                <w:sz w:val="26"/>
                <w:szCs w:val="26"/>
                <w:lang w:val="en-US"/>
              </w:rPr>
              <w:drawing>
                <wp:anchor distT="0" distB="0" distL="114300" distR="114300" simplePos="0" relativeHeight="251654144" behindDoc="0" locked="0" layoutInCell="1" allowOverlap="1" wp14:anchorId="2FA8B75A" wp14:editId="07777777">
                  <wp:simplePos x="0" y="0"/>
                  <wp:positionH relativeFrom="column">
                    <wp:posOffset>-210185</wp:posOffset>
                  </wp:positionH>
                  <wp:positionV relativeFrom="paragraph">
                    <wp:posOffset>830580</wp:posOffset>
                  </wp:positionV>
                  <wp:extent cx="2775585" cy="2484120"/>
                  <wp:effectExtent l="0" t="0" r="0" b="0"/>
                  <wp:wrapTopAndBottom/>
                  <wp:docPr id="3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585" cy="248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B37D9" w:rsidRPr="00EE6349">
              <w:rPr>
                <w:color w:val="000000"/>
                <w:sz w:val="26"/>
                <w:szCs w:val="26"/>
              </w:rPr>
              <w:t>Кроме того, на странице чекаута есть форма для ввода данных необходимых для совершения заказа. Названия полей приведены на скриншоте.</w:t>
            </w:r>
            <w:r w:rsidR="000B37D9" w:rsidRPr="00EE6349">
              <w:rPr>
                <w:noProof/>
                <w:color w:val="000000"/>
                <w:sz w:val="26"/>
                <w:szCs w:val="26"/>
              </w:rPr>
              <w:t xml:space="preserve"> Никакое поле не может быть пустым во время нажатия кнопки “</w:t>
            </w:r>
            <w:r w:rsidR="000B37D9" w:rsidRPr="00EE6349">
              <w:rPr>
                <w:noProof/>
                <w:color w:val="000000"/>
                <w:sz w:val="26"/>
                <w:szCs w:val="26"/>
                <w:lang w:val="en-US"/>
              </w:rPr>
              <w:t>place</w:t>
            </w:r>
            <w:r w:rsidR="000B37D9" w:rsidRPr="00EE6349">
              <w:rPr>
                <w:noProof/>
                <w:color w:val="000000"/>
                <w:sz w:val="26"/>
                <w:szCs w:val="26"/>
              </w:rPr>
              <w:t xml:space="preserve"> </w:t>
            </w:r>
            <w:r w:rsidR="000B37D9" w:rsidRPr="00EE6349">
              <w:rPr>
                <w:noProof/>
                <w:color w:val="000000"/>
                <w:sz w:val="26"/>
                <w:szCs w:val="26"/>
                <w:lang w:val="en-US"/>
              </w:rPr>
              <w:t>order</w:t>
            </w:r>
            <w:r w:rsidR="000B37D9" w:rsidRPr="00EE6349">
              <w:rPr>
                <w:noProof/>
                <w:color w:val="000000"/>
                <w:sz w:val="26"/>
                <w:szCs w:val="26"/>
              </w:rPr>
              <w:t>”. В таком случае под каждым полем выводится сообщение об ошибке.</w:t>
            </w:r>
            <w:bookmarkEnd w:id="305"/>
            <w:r w:rsidR="000B37D9" w:rsidRPr="00EE6349">
              <w:rPr>
                <w:noProof/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B6555E" w14:paraId="40AFDC26" w14:textId="77777777" w:rsidTr="06B750E2">
        <w:tc>
          <w:tcPr>
            <w:tcW w:w="1573" w:type="dxa"/>
          </w:tcPr>
          <w:p w14:paraId="7E0ADF7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06" w:name="_Toc51510747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4</w:t>
            </w:r>
            <w:bookmarkEnd w:id="306"/>
          </w:p>
        </w:tc>
        <w:tc>
          <w:tcPr>
            <w:tcW w:w="8610" w:type="dxa"/>
          </w:tcPr>
          <w:p w14:paraId="5D7377E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07" w:name="_Toc51510748"/>
            <w:r w:rsidRPr="00EE6349">
              <w:rPr>
                <w:color w:val="000000"/>
                <w:sz w:val="26"/>
                <w:szCs w:val="26"/>
              </w:rPr>
              <w:t>Поле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First Name, Last Name, delivery address </w:t>
            </w:r>
            <w:r w:rsidRPr="00EE6349">
              <w:rPr>
                <w:color w:val="000000"/>
                <w:sz w:val="26"/>
                <w:szCs w:val="26"/>
              </w:rPr>
              <w:t>принимает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</w:rPr>
              <w:t>любую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</w:rPr>
              <w:t>строку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.</w:t>
            </w:r>
            <w:bookmarkEnd w:id="307"/>
          </w:p>
        </w:tc>
      </w:tr>
      <w:tr w:rsidR="000B37D9" w:rsidRPr="00EE6349" w14:paraId="7C6A9883" w14:textId="77777777" w:rsidTr="06B750E2">
        <w:tc>
          <w:tcPr>
            <w:tcW w:w="1573" w:type="dxa"/>
          </w:tcPr>
          <w:p w14:paraId="335C762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08" w:name="_Toc51510749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5</w:t>
            </w:r>
            <w:bookmarkEnd w:id="308"/>
          </w:p>
        </w:tc>
        <w:tc>
          <w:tcPr>
            <w:tcW w:w="8610" w:type="dxa"/>
          </w:tcPr>
          <w:p w14:paraId="1A778882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09" w:name="_Toc51510750"/>
            <w:r w:rsidRPr="00EE6349">
              <w:rPr>
                <w:color w:val="000000"/>
                <w:sz w:val="26"/>
                <w:szCs w:val="26"/>
              </w:rPr>
              <w:t>Поле «телефон» принимает только цифры, может начинается с плюса, от 7 до 11 цифр.</w:t>
            </w:r>
            <w:bookmarkEnd w:id="309"/>
          </w:p>
        </w:tc>
      </w:tr>
      <w:tr w:rsidR="000B37D9" w:rsidRPr="00EE6349" w14:paraId="6901706F" w14:textId="77777777" w:rsidTr="06B750E2">
        <w:tc>
          <w:tcPr>
            <w:tcW w:w="1573" w:type="dxa"/>
          </w:tcPr>
          <w:p w14:paraId="5F6728F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10" w:name="_Toc51510751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6</w:t>
            </w:r>
            <w:bookmarkEnd w:id="310"/>
          </w:p>
        </w:tc>
        <w:tc>
          <w:tcPr>
            <w:tcW w:w="8610" w:type="dxa"/>
          </w:tcPr>
          <w:p w14:paraId="1089220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11" w:name="_Toc51510752"/>
            <w:r w:rsidRPr="00EE6349">
              <w:rPr>
                <w:color w:val="000000"/>
                <w:sz w:val="26"/>
                <w:szCs w:val="26"/>
              </w:rPr>
              <w:t xml:space="preserve">Поле «дата доставки» принимает дату по шаблону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yyyy</w:t>
            </w:r>
            <w:r w:rsidRPr="00EE6349">
              <w:rPr>
                <w:color w:val="000000"/>
                <w:sz w:val="26"/>
                <w:szCs w:val="26"/>
              </w:rPr>
              <w:t>-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MM</w:t>
            </w:r>
            <w:r w:rsidRPr="00EE6349">
              <w:rPr>
                <w:color w:val="000000"/>
                <w:sz w:val="26"/>
                <w:szCs w:val="26"/>
              </w:rPr>
              <w:t>-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dd</w:t>
            </w:r>
            <w:bookmarkEnd w:id="311"/>
          </w:p>
        </w:tc>
      </w:tr>
      <w:tr w:rsidR="000B37D9" w:rsidRPr="00EE6349" w14:paraId="4E708803" w14:textId="77777777" w:rsidTr="06B750E2">
        <w:tc>
          <w:tcPr>
            <w:tcW w:w="1573" w:type="dxa"/>
          </w:tcPr>
          <w:p w14:paraId="7FC9FCF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12" w:name="_Toc51510753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7</w:t>
            </w:r>
            <w:bookmarkEnd w:id="312"/>
          </w:p>
        </w:tc>
        <w:tc>
          <w:tcPr>
            <w:tcW w:w="8610" w:type="dxa"/>
          </w:tcPr>
          <w:p w14:paraId="205476A5" w14:textId="77777777" w:rsidR="000B37D9" w:rsidRPr="00EE6349" w:rsidRDefault="06B750E2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13" w:name="_Toc51510754"/>
            <w:r w:rsidRPr="06B750E2">
              <w:rPr>
                <w:color w:val="000000" w:themeColor="text1"/>
                <w:sz w:val="26"/>
                <w:szCs w:val="26"/>
              </w:rPr>
              <w:t>Поле “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Payment</w:t>
            </w:r>
            <w:r w:rsidRPr="06B750E2">
              <w:rPr>
                <w:color w:val="000000" w:themeColor="text1"/>
                <w:sz w:val="26"/>
                <w:szCs w:val="26"/>
              </w:rPr>
              <w:t xml:space="preserve"> 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method</w:t>
            </w:r>
            <w:r w:rsidRPr="06B750E2">
              <w:rPr>
                <w:color w:val="000000" w:themeColor="text1"/>
                <w:sz w:val="26"/>
                <w:szCs w:val="26"/>
              </w:rPr>
              <w:t xml:space="preserve">” является 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select</w:t>
            </w:r>
            <w:r w:rsidRPr="06B750E2">
              <w:rPr>
                <w:color w:val="000000" w:themeColor="text1"/>
                <w:sz w:val="26"/>
                <w:szCs w:val="26"/>
              </w:rPr>
              <w:t xml:space="preserve"> 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box</w:t>
            </w:r>
            <w:r w:rsidRPr="06B750E2">
              <w:rPr>
                <w:color w:val="000000" w:themeColor="text1"/>
                <w:sz w:val="26"/>
                <w:szCs w:val="26"/>
              </w:rPr>
              <w:t>, и предоставляет способы оплаты, карта либо наличные.</w:t>
            </w:r>
            <w:r w:rsidRPr="06B750E2">
              <w:rPr>
                <w:noProof/>
                <w:color w:val="000000" w:themeColor="text1"/>
                <w:sz w:val="26"/>
                <w:szCs w:val="26"/>
              </w:rPr>
              <w:t xml:space="preserve"> 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5FE116D4" wp14:editId="5E758AA9">
                  <wp:extent cx="4648202" cy="933450"/>
                  <wp:effectExtent l="0" t="0" r="0" b="0"/>
                  <wp:docPr id="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2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13"/>
          </w:p>
        </w:tc>
      </w:tr>
      <w:tr w:rsidR="000B37D9" w:rsidRPr="00EE6349" w14:paraId="1D254361" w14:textId="77777777" w:rsidTr="06B750E2">
        <w:trPr>
          <w:trHeight w:val="4319"/>
        </w:trPr>
        <w:tc>
          <w:tcPr>
            <w:tcW w:w="1573" w:type="dxa"/>
          </w:tcPr>
          <w:p w14:paraId="34097FBE" w14:textId="77777777" w:rsidR="000B37D9" w:rsidRPr="00EE6349" w:rsidRDefault="000B37D9" w:rsidP="00A62670">
            <w:pPr>
              <w:pStyle w:val="1"/>
              <w:rPr>
                <w:b/>
                <w:color w:val="000000"/>
                <w:sz w:val="26"/>
                <w:szCs w:val="26"/>
                <w:lang w:val="en-US"/>
              </w:rPr>
            </w:pPr>
            <w:bookmarkStart w:id="314" w:name="_Toc51510755"/>
            <w:r w:rsidRPr="00EE6349">
              <w:rPr>
                <w:color w:val="000000"/>
                <w:sz w:val="26"/>
                <w:szCs w:val="26"/>
              </w:rPr>
              <w:lastRenderedPageBreak/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8</w:t>
            </w:r>
            <w:bookmarkEnd w:id="314"/>
          </w:p>
        </w:tc>
        <w:tc>
          <w:tcPr>
            <w:tcW w:w="8610" w:type="dxa"/>
          </w:tcPr>
          <w:p w14:paraId="6C6CCE44" w14:textId="77777777" w:rsidR="000B37D9" w:rsidRPr="00EE6349" w:rsidRDefault="00BE68E3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15" w:name="_Toc51510756"/>
            <w:r w:rsidRPr="00EE6349">
              <w:rPr>
                <w:noProof/>
                <w:sz w:val="26"/>
                <w:szCs w:val="26"/>
                <w:lang w:val="en-US"/>
              </w:rPr>
              <w:drawing>
                <wp:anchor distT="0" distB="0" distL="114300" distR="114300" simplePos="0" relativeHeight="251656192" behindDoc="0" locked="0" layoutInCell="1" allowOverlap="1" wp14:anchorId="4D10E103" wp14:editId="07777777">
                  <wp:simplePos x="0" y="0"/>
                  <wp:positionH relativeFrom="column">
                    <wp:posOffset>2500630</wp:posOffset>
                  </wp:positionH>
                  <wp:positionV relativeFrom="paragraph">
                    <wp:posOffset>31115</wp:posOffset>
                  </wp:positionV>
                  <wp:extent cx="2560320" cy="2586355"/>
                  <wp:effectExtent l="0" t="0" r="0" b="0"/>
                  <wp:wrapSquare wrapText="bothSides"/>
                  <wp:docPr id="3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8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B37D9" w:rsidRPr="00EE6349">
              <w:rPr>
                <w:color w:val="000000"/>
                <w:sz w:val="26"/>
                <w:szCs w:val="26"/>
              </w:rPr>
              <w:t>Если пользователь ввел часть полей удачно, а часть неудачно, то удачные значения сохраняются в полях.</w:t>
            </w:r>
            <w:bookmarkEnd w:id="315"/>
            <w:r w:rsidR="000B37D9" w:rsidRPr="00EE6349">
              <w:rPr>
                <w:noProof/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23E7CA2E" w14:textId="77777777" w:rsidTr="06B750E2">
        <w:trPr>
          <w:trHeight w:val="2357"/>
        </w:trPr>
        <w:tc>
          <w:tcPr>
            <w:tcW w:w="1573" w:type="dxa"/>
          </w:tcPr>
          <w:p w14:paraId="759995B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16" w:name="_Toc51510757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9</w:t>
            </w:r>
            <w:bookmarkEnd w:id="316"/>
          </w:p>
        </w:tc>
        <w:tc>
          <w:tcPr>
            <w:tcW w:w="8610" w:type="dxa"/>
          </w:tcPr>
          <w:p w14:paraId="734EF9F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17" w:name="_Toc51510758"/>
            <w:r w:rsidRPr="00EE6349">
              <w:rPr>
                <w:color w:val="000000"/>
                <w:sz w:val="26"/>
                <w:szCs w:val="26"/>
              </w:rPr>
              <w:t xml:space="preserve">После удачного ввода данных в форму и нажатия кнопки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place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order</w:t>
            </w:r>
            <w:r w:rsidRPr="00EE6349">
              <w:rPr>
                <w:color w:val="000000"/>
                <w:sz w:val="26"/>
                <w:szCs w:val="26"/>
              </w:rPr>
              <w:t>, пользователь попадает на страницу обзора совершенного заказа. На данной странице отображается</w:t>
            </w:r>
            <w:bookmarkEnd w:id="317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  <w:p w14:paraId="6C4C313D" w14:textId="77777777" w:rsidR="000B37D9" w:rsidRPr="00EE6349" w:rsidRDefault="000B37D9" w:rsidP="00A62670">
            <w:pPr>
              <w:pStyle w:val="1"/>
              <w:numPr>
                <w:ilvl w:val="0"/>
                <w:numId w:val="7"/>
              </w:numPr>
              <w:rPr>
                <w:color w:val="000000"/>
                <w:sz w:val="26"/>
                <w:szCs w:val="26"/>
              </w:rPr>
            </w:pPr>
            <w:bookmarkStart w:id="318" w:name="_Toc51510759"/>
            <w:r w:rsidRPr="00EE6349">
              <w:rPr>
                <w:color w:val="000000"/>
                <w:sz w:val="26"/>
                <w:szCs w:val="26"/>
              </w:rPr>
              <w:t>Состав совершенного заказа (список продуктов)</w:t>
            </w:r>
            <w:bookmarkEnd w:id="318"/>
          </w:p>
          <w:p w14:paraId="1C0441DB" w14:textId="77777777" w:rsidR="000B37D9" w:rsidRPr="00EE6349" w:rsidRDefault="000B37D9" w:rsidP="00A62670">
            <w:pPr>
              <w:pStyle w:val="1"/>
              <w:numPr>
                <w:ilvl w:val="0"/>
                <w:numId w:val="7"/>
              </w:numPr>
              <w:rPr>
                <w:color w:val="000000"/>
                <w:sz w:val="26"/>
                <w:szCs w:val="26"/>
              </w:rPr>
            </w:pPr>
            <w:bookmarkStart w:id="319" w:name="_Toc51510760"/>
            <w:r w:rsidRPr="00EE6349">
              <w:rPr>
                <w:color w:val="000000"/>
                <w:sz w:val="26"/>
                <w:szCs w:val="26"/>
              </w:rPr>
              <w:t>Сумма заказа</w:t>
            </w:r>
            <w:bookmarkEnd w:id="319"/>
          </w:p>
          <w:p w14:paraId="4C5A3C47" w14:textId="77777777" w:rsidR="000B37D9" w:rsidRPr="00EE6349" w:rsidRDefault="000B37D9" w:rsidP="00A62670">
            <w:pPr>
              <w:pStyle w:val="1"/>
              <w:numPr>
                <w:ilvl w:val="0"/>
                <w:numId w:val="7"/>
              </w:numPr>
              <w:rPr>
                <w:color w:val="000000"/>
                <w:sz w:val="26"/>
                <w:szCs w:val="26"/>
              </w:rPr>
            </w:pPr>
            <w:bookmarkStart w:id="320" w:name="_Toc51510761"/>
            <w:r w:rsidRPr="00EE6349">
              <w:rPr>
                <w:color w:val="000000"/>
                <w:sz w:val="26"/>
                <w:szCs w:val="26"/>
              </w:rPr>
              <w:t>Количество продуктов</w:t>
            </w:r>
            <w:bookmarkEnd w:id="320"/>
          </w:p>
          <w:p w14:paraId="4BB41B47" w14:textId="77777777" w:rsidR="000B37D9" w:rsidRPr="00EE6349" w:rsidRDefault="000B37D9" w:rsidP="00A62670">
            <w:pPr>
              <w:pStyle w:val="1"/>
              <w:numPr>
                <w:ilvl w:val="0"/>
                <w:numId w:val="7"/>
              </w:numPr>
              <w:rPr>
                <w:color w:val="000000"/>
                <w:sz w:val="26"/>
                <w:szCs w:val="26"/>
              </w:rPr>
            </w:pPr>
            <w:bookmarkStart w:id="321" w:name="_Toc51510762"/>
            <w:r w:rsidRPr="00EE6349">
              <w:rPr>
                <w:color w:val="000000"/>
                <w:sz w:val="26"/>
                <w:szCs w:val="26"/>
              </w:rPr>
              <w:t xml:space="preserve">Данные о пользователе введенные на странице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checkout</w:t>
            </w:r>
            <w:r w:rsidRPr="00EE6349">
              <w:rPr>
                <w:color w:val="000000"/>
                <w:sz w:val="26"/>
                <w:szCs w:val="26"/>
              </w:rPr>
              <w:t>.</w:t>
            </w:r>
            <w:bookmarkEnd w:id="321"/>
          </w:p>
          <w:p w14:paraId="456256F5" w14:textId="77777777" w:rsidR="000B37D9" w:rsidRPr="00EE6349" w:rsidRDefault="000B37D9" w:rsidP="00A62670">
            <w:pPr>
              <w:pStyle w:val="1"/>
              <w:ind w:left="720"/>
              <w:rPr>
                <w:color w:val="000000"/>
                <w:sz w:val="26"/>
                <w:szCs w:val="26"/>
              </w:rPr>
            </w:pPr>
            <w:bookmarkStart w:id="322" w:name="_Toc51510763"/>
            <w:r w:rsidRPr="00EE6349">
              <w:rPr>
                <w:color w:val="000000"/>
                <w:sz w:val="26"/>
                <w:szCs w:val="26"/>
              </w:rPr>
              <w:t>Данная страница не имеет полей для ввода данных</w:t>
            </w:r>
            <w:bookmarkEnd w:id="322"/>
          </w:p>
        </w:tc>
      </w:tr>
      <w:tr w:rsidR="000B37D9" w:rsidRPr="00EE6349" w14:paraId="46401593" w14:textId="77777777" w:rsidTr="06B750E2">
        <w:trPr>
          <w:trHeight w:val="2357"/>
        </w:trPr>
        <w:tc>
          <w:tcPr>
            <w:tcW w:w="1573" w:type="dxa"/>
          </w:tcPr>
          <w:p w14:paraId="44DB547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23" w:name="_Toc51510764"/>
            <w:r w:rsidRPr="00EE6349">
              <w:rPr>
                <w:color w:val="000000"/>
                <w:sz w:val="26"/>
                <w:szCs w:val="26"/>
              </w:rPr>
              <w:t>R 6.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10</w:t>
            </w:r>
            <w:bookmarkEnd w:id="323"/>
          </w:p>
        </w:tc>
        <w:tc>
          <w:tcPr>
            <w:tcW w:w="8610" w:type="dxa"/>
          </w:tcPr>
          <w:p w14:paraId="48D6489D" w14:textId="77777777" w:rsidR="000B37D9" w:rsidRPr="00EE6349" w:rsidRDefault="000B37D9" w:rsidP="00A62670">
            <w:pPr>
              <w:pStyle w:val="1"/>
              <w:spacing w:line="360" w:lineRule="auto"/>
              <w:rPr>
                <w:color w:val="000000"/>
                <w:sz w:val="26"/>
                <w:szCs w:val="26"/>
              </w:rPr>
            </w:pPr>
            <w:bookmarkStart w:id="324" w:name="_Toc51510765"/>
            <w:r w:rsidRPr="00EE6349">
              <w:rPr>
                <w:color w:val="000000"/>
                <w:sz w:val="26"/>
                <w:szCs w:val="26"/>
              </w:rPr>
              <w:t>На странице подробной информации о продукте покупатель может оставлять комментарий и оценку о продукте. При вводе пустой строки в поле комментария выпадет сообщение об ошибке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can</w:t>
            </w:r>
            <w:r w:rsidRPr="00EE6349">
              <w:rPr>
                <w:color w:val="000000"/>
                <w:sz w:val="26"/>
                <w:szCs w:val="26"/>
              </w:rPr>
              <w:t>’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t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be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empty</w:t>
            </w:r>
            <w:r w:rsidRPr="00EE6349">
              <w:rPr>
                <w:color w:val="000000"/>
                <w:sz w:val="26"/>
                <w:szCs w:val="26"/>
              </w:rPr>
              <w:t>”. При вводе более 200 символов, выпадает сообщение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max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length</w:t>
            </w:r>
            <w:r w:rsidRPr="00EE6349">
              <w:rPr>
                <w:color w:val="000000"/>
                <w:sz w:val="26"/>
                <w:szCs w:val="26"/>
              </w:rPr>
              <w:t xml:space="preserve"> 200 characters”. Оценка выставляется по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radio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button</w:t>
            </w:r>
            <w:r w:rsidRPr="00EE6349">
              <w:rPr>
                <w:color w:val="000000"/>
                <w:sz w:val="26"/>
                <w:szCs w:val="26"/>
              </w:rPr>
              <w:t>(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default</w:t>
            </w:r>
            <w:r w:rsidRPr="00EE6349">
              <w:rPr>
                <w:color w:val="000000"/>
                <w:sz w:val="26"/>
                <w:szCs w:val="26"/>
              </w:rPr>
              <w:t xml:space="preserve"> 5). Далее комментарий отправляется на проверку.</w:t>
            </w:r>
            <w:bookmarkEnd w:id="324"/>
          </w:p>
        </w:tc>
      </w:tr>
    </w:tbl>
    <w:p w14:paraId="1F3B1409" w14:textId="77777777" w:rsidR="000B37D9" w:rsidRPr="00EE6349" w:rsidRDefault="000B37D9" w:rsidP="00A62670">
      <w:pPr>
        <w:pStyle w:val="1"/>
        <w:jc w:val="both"/>
        <w:rPr>
          <w:b/>
          <w:color w:val="000000"/>
          <w:sz w:val="26"/>
          <w:szCs w:val="26"/>
        </w:rPr>
      </w:pPr>
    </w:p>
    <w:p w14:paraId="01FCD5A5" w14:textId="77777777" w:rsidR="000B37D9" w:rsidRDefault="000B37D9" w:rsidP="00A62670">
      <w:pPr>
        <w:pStyle w:val="1"/>
        <w:spacing w:line="300" w:lineRule="auto"/>
        <w:ind w:firstLine="850"/>
        <w:jc w:val="both"/>
        <w:rPr>
          <w:color w:val="000000"/>
          <w:sz w:val="26"/>
          <w:szCs w:val="26"/>
        </w:rPr>
      </w:pPr>
      <w:r w:rsidRPr="00EE6349">
        <w:rPr>
          <w:color w:val="000000"/>
          <w:sz w:val="26"/>
          <w:szCs w:val="26"/>
        </w:rPr>
        <w:t>Данную часть системы может видеть пользователь с ролью админ. Админ может просматривать меню админа, редактировать, создавать, удалять продукты. А также подтверждать или отклонять комментарии пользователей.</w:t>
      </w:r>
    </w:p>
    <w:p w14:paraId="562C75D1" w14:textId="77777777" w:rsidR="00AF6A91" w:rsidRDefault="00AF6A91" w:rsidP="00A62670">
      <w:pPr>
        <w:pStyle w:val="1"/>
        <w:spacing w:line="300" w:lineRule="auto"/>
        <w:ind w:firstLine="850"/>
        <w:jc w:val="both"/>
        <w:rPr>
          <w:color w:val="000000"/>
          <w:sz w:val="26"/>
          <w:szCs w:val="26"/>
        </w:rPr>
      </w:pPr>
    </w:p>
    <w:p w14:paraId="3E88DA99" w14:textId="77777777" w:rsidR="00AF6A91" w:rsidRPr="00AF6A91" w:rsidRDefault="00AF6A91" w:rsidP="00A62670">
      <w:pPr>
        <w:pStyle w:val="1"/>
        <w:outlineLvl w:val="2"/>
        <w:rPr>
          <w:color w:val="000000"/>
          <w:sz w:val="26"/>
          <w:szCs w:val="26"/>
        </w:rPr>
      </w:pPr>
      <w:bookmarkStart w:id="325" w:name="_Toc59134479"/>
      <w:r w:rsidRPr="00AF6A91">
        <w:rPr>
          <w:color w:val="000000"/>
          <w:sz w:val="26"/>
          <w:szCs w:val="26"/>
        </w:rPr>
        <w:t>Таблица 1.7 - Аутентифицированный пользователь (как админ)</w:t>
      </w:r>
      <w:bookmarkEnd w:id="325"/>
    </w:p>
    <w:p w14:paraId="664355AD" w14:textId="77777777" w:rsidR="000B37D9" w:rsidRPr="00EE6349" w:rsidRDefault="000B37D9" w:rsidP="00A62670">
      <w:pPr>
        <w:pStyle w:val="1"/>
        <w:rPr>
          <w:b/>
          <w:color w:val="000000"/>
          <w:sz w:val="26"/>
          <w:szCs w:val="26"/>
        </w:rPr>
      </w:pPr>
    </w:p>
    <w:tbl>
      <w:tblPr>
        <w:tblW w:w="10183" w:type="dxa"/>
        <w:tblInd w:w="-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620"/>
        <w:gridCol w:w="8563"/>
      </w:tblGrid>
      <w:tr w:rsidR="000B37D9" w:rsidRPr="00EE6349" w14:paraId="3AADC2C3" w14:textId="77777777" w:rsidTr="06B750E2">
        <w:tc>
          <w:tcPr>
            <w:tcW w:w="1620" w:type="dxa"/>
          </w:tcPr>
          <w:p w14:paraId="291F18DD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26" w:name="_Toc287133718"/>
            <w:bookmarkStart w:id="327" w:name="_Toc51510768"/>
            <w:r w:rsidRPr="00EE6349">
              <w:rPr>
                <w:color w:val="000000"/>
                <w:sz w:val="26"/>
                <w:szCs w:val="26"/>
                <w:lang w:val="en-US"/>
              </w:rPr>
              <w:t>ID</w:t>
            </w:r>
            <w:bookmarkEnd w:id="326"/>
            <w:bookmarkEnd w:id="327"/>
          </w:p>
        </w:tc>
        <w:tc>
          <w:tcPr>
            <w:tcW w:w="8563" w:type="dxa"/>
          </w:tcPr>
          <w:p w14:paraId="6294C47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28" w:name="_Toc287133719"/>
            <w:bookmarkStart w:id="329" w:name="_Toc51510769"/>
            <w:r w:rsidRPr="00EE6349">
              <w:rPr>
                <w:color w:val="000000"/>
                <w:sz w:val="26"/>
                <w:szCs w:val="26"/>
              </w:rPr>
              <w:t>О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писа</w:t>
            </w:r>
            <w:r w:rsidRPr="00EE6349">
              <w:rPr>
                <w:color w:val="000000"/>
                <w:sz w:val="26"/>
                <w:szCs w:val="26"/>
              </w:rPr>
              <w:t>ние требования</w:t>
            </w:r>
            <w:bookmarkEnd w:id="328"/>
            <w:bookmarkEnd w:id="329"/>
          </w:p>
        </w:tc>
      </w:tr>
      <w:tr w:rsidR="000B37D9" w:rsidRPr="00C33226" w14:paraId="402267B1" w14:textId="77777777" w:rsidTr="06B750E2">
        <w:tc>
          <w:tcPr>
            <w:tcW w:w="1620" w:type="dxa"/>
          </w:tcPr>
          <w:p w14:paraId="1E8878A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30" w:name="_Toc287133720"/>
            <w:bookmarkStart w:id="331" w:name="_Toc51510770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bookmarkEnd w:id="330"/>
            <w:bookmarkEnd w:id="331"/>
          </w:p>
        </w:tc>
        <w:tc>
          <w:tcPr>
            <w:tcW w:w="8563" w:type="dxa"/>
          </w:tcPr>
          <w:p w14:paraId="524A3CE4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32" w:name="_Toc287133721"/>
            <w:bookmarkStart w:id="333" w:name="_Toc51510771"/>
            <w:r w:rsidRPr="00EE6349">
              <w:rPr>
                <w:color w:val="000000"/>
                <w:sz w:val="26"/>
                <w:szCs w:val="26"/>
              </w:rPr>
              <w:t>На главной странице администратора (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adminMenu</w:t>
            </w:r>
            <w:r w:rsidRPr="00EE6349">
              <w:rPr>
                <w:color w:val="000000"/>
                <w:sz w:val="26"/>
                <w:szCs w:val="26"/>
              </w:rPr>
              <w:t>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jsp</w:t>
            </w:r>
            <w:r w:rsidRPr="00EE6349">
              <w:rPr>
                <w:color w:val="000000"/>
                <w:sz w:val="26"/>
                <w:szCs w:val="26"/>
              </w:rPr>
              <w:t>) расположено понятное пользовательское меню в виде ссылок</w:t>
            </w:r>
            <w:bookmarkEnd w:id="332"/>
            <w:bookmarkEnd w:id="333"/>
          </w:p>
          <w:p w14:paraId="44707B35" w14:textId="77777777" w:rsidR="000B37D9" w:rsidRPr="00EE6349" w:rsidRDefault="000B37D9" w:rsidP="00A62670">
            <w:pPr>
              <w:pStyle w:val="1"/>
              <w:numPr>
                <w:ilvl w:val="0"/>
                <w:numId w:val="4"/>
              </w:numPr>
              <w:rPr>
                <w:color w:val="000000"/>
                <w:sz w:val="26"/>
                <w:szCs w:val="26"/>
              </w:rPr>
            </w:pPr>
            <w:bookmarkStart w:id="334" w:name="_Toc287133722"/>
            <w:bookmarkStart w:id="335" w:name="_Toc51510772"/>
            <w:r w:rsidRPr="00EE6349">
              <w:rPr>
                <w:color w:val="000000"/>
                <w:sz w:val="26"/>
                <w:szCs w:val="26"/>
              </w:rPr>
              <w:t>Добавить новый товар</w:t>
            </w:r>
            <w:bookmarkEnd w:id="334"/>
            <w:bookmarkEnd w:id="335"/>
          </w:p>
          <w:p w14:paraId="57B9C64E" w14:textId="77777777" w:rsidR="000B37D9" w:rsidRPr="00EE6349" w:rsidRDefault="000B37D9" w:rsidP="00A62670">
            <w:pPr>
              <w:pStyle w:val="1"/>
              <w:numPr>
                <w:ilvl w:val="0"/>
                <w:numId w:val="4"/>
              </w:numPr>
              <w:rPr>
                <w:color w:val="000000"/>
                <w:sz w:val="26"/>
                <w:szCs w:val="26"/>
              </w:rPr>
            </w:pPr>
            <w:bookmarkStart w:id="336" w:name="_Toc287133723"/>
            <w:bookmarkStart w:id="337" w:name="_Toc51510773"/>
            <w:r w:rsidRPr="00EE6349">
              <w:rPr>
                <w:color w:val="000000"/>
                <w:sz w:val="26"/>
                <w:szCs w:val="26"/>
              </w:rPr>
              <w:t>Редактировать товар</w:t>
            </w:r>
            <w:bookmarkEnd w:id="336"/>
            <w:r w:rsidRPr="00EE6349">
              <w:rPr>
                <w:color w:val="000000"/>
                <w:sz w:val="26"/>
                <w:szCs w:val="26"/>
              </w:rPr>
              <w:t>ы</w:t>
            </w:r>
            <w:bookmarkEnd w:id="337"/>
          </w:p>
          <w:p w14:paraId="15BF9972" w14:textId="77777777" w:rsidR="000B37D9" w:rsidRPr="00EE6349" w:rsidRDefault="000B37D9" w:rsidP="00A62670">
            <w:pPr>
              <w:pStyle w:val="1"/>
              <w:numPr>
                <w:ilvl w:val="0"/>
                <w:numId w:val="4"/>
              </w:numPr>
              <w:rPr>
                <w:color w:val="000000"/>
                <w:sz w:val="26"/>
                <w:szCs w:val="26"/>
              </w:rPr>
            </w:pPr>
            <w:bookmarkStart w:id="338" w:name="_Toc51510774"/>
            <w:r w:rsidRPr="00EE6349">
              <w:rPr>
                <w:color w:val="000000"/>
                <w:sz w:val="26"/>
                <w:szCs w:val="26"/>
              </w:rPr>
              <w:t>Модерировать комментарии</w:t>
            </w:r>
            <w:bookmarkEnd w:id="338"/>
          </w:p>
          <w:p w14:paraId="1A965116" w14:textId="77777777" w:rsidR="000B37D9" w:rsidRPr="00EE6349" w:rsidRDefault="00BE68E3" w:rsidP="00A62670">
            <w:pPr>
              <w:pStyle w:val="1"/>
              <w:ind w:left="720"/>
              <w:rPr>
                <w:color w:val="000000"/>
                <w:sz w:val="26"/>
                <w:szCs w:val="26"/>
              </w:rPr>
            </w:pPr>
            <w:bookmarkStart w:id="339" w:name="_Toc51510775"/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E4F84AD" wp14:editId="7D297FF0">
                  <wp:extent cx="2600325" cy="169545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bookmarkEnd w:id="339"/>
          </w:p>
        </w:tc>
      </w:tr>
      <w:tr w:rsidR="000B37D9" w:rsidRPr="00EE6349" w14:paraId="0F15CF78" w14:textId="77777777" w:rsidTr="06B750E2">
        <w:tc>
          <w:tcPr>
            <w:tcW w:w="1620" w:type="dxa"/>
          </w:tcPr>
          <w:p w14:paraId="671C31B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40" w:name="_Toc51510776"/>
            <w:r w:rsidRPr="00EE6349">
              <w:rPr>
                <w:color w:val="000000"/>
                <w:sz w:val="26"/>
                <w:szCs w:val="26"/>
              </w:rPr>
              <w:lastRenderedPageBreak/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</w:t>
            </w:r>
            <w:bookmarkEnd w:id="340"/>
          </w:p>
        </w:tc>
        <w:tc>
          <w:tcPr>
            <w:tcW w:w="8563" w:type="dxa"/>
          </w:tcPr>
          <w:p w14:paraId="22C05F8B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41" w:name="_Toc287133732"/>
            <w:bookmarkStart w:id="342" w:name="_Toc51510777"/>
            <w:r w:rsidRPr="00EE6349">
              <w:rPr>
                <w:color w:val="000000"/>
                <w:sz w:val="26"/>
                <w:szCs w:val="26"/>
              </w:rPr>
              <w:t>На странице добавления товара отображаются следующие элементы:</w:t>
            </w:r>
            <w:bookmarkEnd w:id="341"/>
            <w:bookmarkEnd w:id="342"/>
          </w:p>
          <w:p w14:paraId="0868FBE1" w14:textId="77777777" w:rsidR="000B37D9" w:rsidRPr="00EE6349" w:rsidRDefault="000B37D9" w:rsidP="00A62670">
            <w:pPr>
              <w:pStyle w:val="1"/>
              <w:numPr>
                <w:ilvl w:val="0"/>
                <w:numId w:val="5"/>
              </w:numPr>
              <w:rPr>
                <w:color w:val="000000"/>
                <w:sz w:val="26"/>
                <w:szCs w:val="26"/>
              </w:rPr>
            </w:pPr>
            <w:bookmarkStart w:id="343" w:name="_Toc287133733"/>
            <w:bookmarkStart w:id="344" w:name="_Toc51510778"/>
            <w:r w:rsidRPr="00EE6349">
              <w:rPr>
                <w:color w:val="000000"/>
                <w:sz w:val="26"/>
                <w:szCs w:val="26"/>
              </w:rPr>
              <w:t xml:space="preserve">Текстовое поле для ввода </w:t>
            </w:r>
            <w:bookmarkEnd w:id="343"/>
            <w:r w:rsidRPr="00EE6349">
              <w:rPr>
                <w:color w:val="000000"/>
                <w:sz w:val="26"/>
                <w:szCs w:val="26"/>
                <w:lang w:val="en-US"/>
              </w:rPr>
              <w:t>url</w:t>
            </w:r>
            <w:r w:rsidRPr="00EE6349">
              <w:rPr>
                <w:color w:val="000000"/>
                <w:sz w:val="26"/>
                <w:szCs w:val="26"/>
              </w:rPr>
              <w:t xml:space="preserve"> картинки</w:t>
            </w:r>
            <w:bookmarkEnd w:id="344"/>
            <w:r w:rsidRPr="00EE6349">
              <w:rPr>
                <w:color w:val="000000"/>
                <w:sz w:val="26"/>
                <w:szCs w:val="26"/>
              </w:rPr>
              <w:t xml:space="preserve"> [1-255]</w:t>
            </w:r>
          </w:p>
          <w:p w14:paraId="641719F8" w14:textId="77777777" w:rsidR="000B37D9" w:rsidRPr="00EE6349" w:rsidRDefault="000B37D9" w:rsidP="00A62670">
            <w:pPr>
              <w:pStyle w:val="1"/>
              <w:numPr>
                <w:ilvl w:val="0"/>
                <w:numId w:val="5"/>
              </w:numPr>
              <w:rPr>
                <w:color w:val="000000"/>
                <w:sz w:val="26"/>
                <w:szCs w:val="26"/>
              </w:rPr>
            </w:pPr>
            <w:bookmarkStart w:id="345" w:name="_Toc51510779"/>
            <w:r w:rsidRPr="00EE6349">
              <w:rPr>
                <w:color w:val="000000"/>
                <w:sz w:val="26"/>
                <w:szCs w:val="26"/>
              </w:rPr>
              <w:t>Текстовое поле для ввода названия категории [1..30]</w:t>
            </w:r>
            <w:bookmarkEnd w:id="345"/>
          </w:p>
          <w:p w14:paraId="1C301717" w14:textId="77777777" w:rsidR="000B37D9" w:rsidRPr="00EE6349" w:rsidRDefault="000B37D9" w:rsidP="00A62670">
            <w:pPr>
              <w:pStyle w:val="1"/>
              <w:numPr>
                <w:ilvl w:val="0"/>
                <w:numId w:val="5"/>
              </w:numPr>
              <w:rPr>
                <w:color w:val="000000"/>
                <w:sz w:val="26"/>
                <w:szCs w:val="26"/>
              </w:rPr>
            </w:pPr>
            <w:bookmarkStart w:id="346" w:name="_Toc287133736"/>
            <w:bookmarkStart w:id="347" w:name="_Toc51510780"/>
            <w:r w:rsidRPr="00EE6349">
              <w:rPr>
                <w:color w:val="000000"/>
                <w:sz w:val="26"/>
                <w:szCs w:val="26"/>
              </w:rPr>
              <w:t>Текстовое поле для ввода описания товара</w:t>
            </w:r>
            <w:bookmarkEnd w:id="346"/>
            <w:r w:rsidRPr="00EE6349">
              <w:rPr>
                <w:color w:val="000000"/>
                <w:sz w:val="26"/>
                <w:szCs w:val="26"/>
              </w:rPr>
              <w:t xml:space="preserve"> [1..30]</w:t>
            </w:r>
            <w:bookmarkEnd w:id="347"/>
          </w:p>
          <w:p w14:paraId="7AA73C24" w14:textId="77777777" w:rsidR="000B37D9" w:rsidRPr="00EE6349" w:rsidRDefault="000B37D9" w:rsidP="00A62670">
            <w:pPr>
              <w:pStyle w:val="1"/>
              <w:numPr>
                <w:ilvl w:val="0"/>
                <w:numId w:val="6"/>
              </w:numPr>
              <w:rPr>
                <w:color w:val="000000"/>
                <w:sz w:val="26"/>
                <w:szCs w:val="26"/>
              </w:rPr>
            </w:pPr>
            <w:bookmarkStart w:id="348" w:name="_Toc287133735"/>
            <w:bookmarkStart w:id="349" w:name="_Toc51510781"/>
            <w:r w:rsidRPr="00EE6349">
              <w:rPr>
                <w:color w:val="000000"/>
                <w:sz w:val="26"/>
                <w:szCs w:val="26"/>
              </w:rPr>
              <w:t>Поле для ввода стоимости товара</w:t>
            </w:r>
            <w:bookmarkEnd w:id="348"/>
            <w:r w:rsidRPr="00EE6349">
              <w:rPr>
                <w:color w:val="000000"/>
                <w:sz w:val="26"/>
                <w:szCs w:val="26"/>
              </w:rPr>
              <w:t xml:space="preserve"> - </w:t>
            </w:r>
            <w:bookmarkEnd w:id="349"/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число с плавающей точкой &gt;= 0</w:t>
            </w:r>
          </w:p>
          <w:p w14:paraId="254C1B9E" w14:textId="77777777" w:rsidR="000B37D9" w:rsidRPr="00EE6349" w:rsidRDefault="000B37D9" w:rsidP="00A62670">
            <w:pPr>
              <w:pStyle w:val="1"/>
              <w:numPr>
                <w:ilvl w:val="0"/>
                <w:numId w:val="5"/>
              </w:numPr>
              <w:rPr>
                <w:color w:val="000000"/>
                <w:sz w:val="26"/>
                <w:szCs w:val="26"/>
              </w:rPr>
            </w:pPr>
            <w:bookmarkStart w:id="350" w:name="_Toc51510782"/>
            <w:r w:rsidRPr="00EE6349">
              <w:rPr>
                <w:color w:val="000000"/>
                <w:sz w:val="26"/>
                <w:szCs w:val="26"/>
              </w:rPr>
              <w:t xml:space="preserve">Поле для ввода количества товара – </w:t>
            </w:r>
            <w:bookmarkEnd w:id="350"/>
            <w:r w:rsidRPr="00EE6349">
              <w:rPr>
                <w:color w:val="000000"/>
                <w:sz w:val="26"/>
                <w:szCs w:val="26"/>
              </w:rPr>
              <w:t>целое число &gt;=0</w:t>
            </w:r>
          </w:p>
          <w:p w14:paraId="39FFBB6F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51" w:name="_Toc287133738"/>
            <w:bookmarkStart w:id="352" w:name="_Toc51510783"/>
            <w:r w:rsidRPr="00EE6349">
              <w:rPr>
                <w:color w:val="000000"/>
                <w:sz w:val="26"/>
                <w:szCs w:val="26"/>
              </w:rPr>
              <w:t>Примечание!!! Все поля являются обязательными для заполнения</w:t>
            </w:r>
            <w:bookmarkEnd w:id="351"/>
            <w:bookmarkEnd w:id="352"/>
          </w:p>
        </w:tc>
      </w:tr>
      <w:tr w:rsidR="000B37D9" w:rsidRPr="00EE6349" w14:paraId="262CB202" w14:textId="77777777" w:rsidTr="06B750E2">
        <w:tc>
          <w:tcPr>
            <w:tcW w:w="1620" w:type="dxa"/>
          </w:tcPr>
          <w:p w14:paraId="037DA80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53" w:name="_Toc51510784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.1.1</w:t>
            </w:r>
            <w:bookmarkEnd w:id="353"/>
          </w:p>
        </w:tc>
        <w:tc>
          <w:tcPr>
            <w:tcW w:w="8563" w:type="dxa"/>
          </w:tcPr>
          <w:p w14:paraId="36CCF99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54" w:name="_Toc287133747"/>
            <w:bookmarkStart w:id="355" w:name="_Toc51510785"/>
            <w:r w:rsidRPr="00EE6349">
              <w:rPr>
                <w:color w:val="000000"/>
                <w:sz w:val="26"/>
                <w:szCs w:val="26"/>
              </w:rPr>
              <w:t>Если администратор не заполнил все поля на странице добавления товара и нажал на кнопку 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Create</w:t>
            </w:r>
            <w:r w:rsidRPr="00EE6349">
              <w:rPr>
                <w:color w:val="000000"/>
                <w:sz w:val="26"/>
                <w:szCs w:val="26"/>
              </w:rPr>
              <w:t>”, то под каждым незаполненным полем появляется сообщение “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Value is required</w:t>
            </w:r>
            <w:r w:rsidRPr="00EE6349">
              <w:rPr>
                <w:color w:val="000000"/>
                <w:sz w:val="26"/>
                <w:szCs w:val="26"/>
              </w:rPr>
              <w:t>”</w:t>
            </w:r>
            <w:bookmarkEnd w:id="354"/>
            <w:bookmarkEnd w:id="355"/>
          </w:p>
        </w:tc>
      </w:tr>
      <w:tr w:rsidR="000B37D9" w:rsidRPr="00EE6349" w14:paraId="3DFA6CA8" w14:textId="77777777" w:rsidTr="06B750E2">
        <w:tc>
          <w:tcPr>
            <w:tcW w:w="1620" w:type="dxa"/>
          </w:tcPr>
          <w:p w14:paraId="75E1DEA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56" w:name="_Toc51510786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.1.2</w:t>
            </w:r>
            <w:bookmarkEnd w:id="356"/>
          </w:p>
        </w:tc>
        <w:tc>
          <w:tcPr>
            <w:tcW w:w="8563" w:type="dxa"/>
          </w:tcPr>
          <w:p w14:paraId="76AE4754" w14:textId="77777777" w:rsidR="000B37D9" w:rsidRPr="00EE6349" w:rsidRDefault="000B37D9" w:rsidP="00A62670">
            <w:pPr>
              <w:jc w:val="both"/>
              <w:rPr>
                <w:color w:val="000000"/>
                <w:sz w:val="26"/>
                <w:szCs w:val="26"/>
              </w:rPr>
            </w:pPr>
            <w:r w:rsidRPr="00EE6349">
              <w:rPr>
                <w:color w:val="000000"/>
                <w:sz w:val="26"/>
                <w:szCs w:val="26"/>
              </w:rPr>
              <w:t>Если пользователь ввёл некорректное значение стоимости (нечисловое значение, либо отрицательное), новый продукт не сохранятся в базе данных, появляется   сообщение “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Must be non negative</w:t>
            </w:r>
            <w:r w:rsidRPr="00EE6349">
              <w:rPr>
                <w:color w:val="000000"/>
                <w:sz w:val="26"/>
                <w:szCs w:val="26"/>
              </w:rPr>
              <w:t>”.</w:t>
            </w:r>
          </w:p>
        </w:tc>
      </w:tr>
      <w:tr w:rsidR="000B37D9" w:rsidRPr="00EE6349" w14:paraId="53D4CC33" w14:textId="77777777" w:rsidTr="06B750E2">
        <w:tc>
          <w:tcPr>
            <w:tcW w:w="1620" w:type="dxa"/>
          </w:tcPr>
          <w:p w14:paraId="54C46F7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57" w:name="_Toc51510787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.1.3</w:t>
            </w:r>
            <w:bookmarkEnd w:id="357"/>
          </w:p>
        </w:tc>
        <w:tc>
          <w:tcPr>
            <w:tcW w:w="8563" w:type="dxa"/>
          </w:tcPr>
          <w:p w14:paraId="7DD86F03" w14:textId="77777777" w:rsidR="000B37D9" w:rsidRPr="00EE6349" w:rsidRDefault="000B37D9" w:rsidP="00A62670">
            <w:pPr>
              <w:jc w:val="both"/>
              <w:rPr>
                <w:color w:val="000000"/>
                <w:sz w:val="26"/>
                <w:szCs w:val="26"/>
              </w:rPr>
            </w:pPr>
            <w:r w:rsidRPr="00EE6349">
              <w:rPr>
                <w:color w:val="000000"/>
                <w:sz w:val="26"/>
                <w:szCs w:val="26"/>
              </w:rPr>
              <w:t>Если пользователь ввёл некорректное значение количества товара (нечисловое значение, либо отрицательное), новый продукт не сохранятся в базе данных, появляется   сообщение “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 xml:space="preserve">Must be non negative 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  <w:lang w:val="en-US"/>
              </w:rPr>
              <w:t>int</w:t>
            </w:r>
            <w:r w:rsidRPr="00EE6349">
              <w:rPr>
                <w:color w:val="000000"/>
                <w:sz w:val="26"/>
                <w:szCs w:val="26"/>
              </w:rPr>
              <w:t>”.</w:t>
            </w:r>
          </w:p>
        </w:tc>
      </w:tr>
      <w:tr w:rsidR="000B37D9" w:rsidRPr="00EE6349" w14:paraId="269A6510" w14:textId="77777777" w:rsidTr="06B750E2">
        <w:tc>
          <w:tcPr>
            <w:tcW w:w="1620" w:type="dxa"/>
          </w:tcPr>
          <w:p w14:paraId="42A138E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58" w:name="_Toc51510788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.1.4</w:t>
            </w:r>
            <w:bookmarkEnd w:id="358"/>
          </w:p>
        </w:tc>
        <w:tc>
          <w:tcPr>
            <w:tcW w:w="8563" w:type="dxa"/>
          </w:tcPr>
          <w:p w14:paraId="3EF89585" w14:textId="77777777" w:rsidR="000B37D9" w:rsidRPr="00EE6349" w:rsidRDefault="000B37D9" w:rsidP="00A62670">
            <w:pPr>
              <w:jc w:val="both"/>
              <w:rPr>
                <w:color w:val="000000"/>
                <w:sz w:val="26"/>
                <w:szCs w:val="26"/>
              </w:rPr>
            </w:pPr>
            <w:r w:rsidRPr="00EE6349">
              <w:rPr>
                <w:color w:val="000000"/>
                <w:sz w:val="26"/>
                <w:szCs w:val="26"/>
              </w:rPr>
              <w:t>Если товар с введённым наименованием уже существует в системе, то выводится сообщение «Товар с таким наименованием уже есть. Введите другое имя товара»</w:t>
            </w:r>
          </w:p>
        </w:tc>
      </w:tr>
      <w:tr w:rsidR="000B37D9" w:rsidRPr="00EE6349" w14:paraId="3356D53C" w14:textId="77777777" w:rsidTr="06B750E2">
        <w:tc>
          <w:tcPr>
            <w:tcW w:w="1620" w:type="dxa"/>
          </w:tcPr>
          <w:p w14:paraId="5151038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59" w:name="_Toc51510789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</w:t>
            </w:r>
            <w:r w:rsidRPr="00EE6349">
              <w:rPr>
                <w:color w:val="000000"/>
                <w:sz w:val="26"/>
                <w:szCs w:val="26"/>
              </w:rPr>
              <w:t>.1.5</w:t>
            </w:r>
            <w:bookmarkEnd w:id="359"/>
          </w:p>
        </w:tc>
        <w:tc>
          <w:tcPr>
            <w:tcW w:w="8563" w:type="dxa"/>
          </w:tcPr>
          <w:p w14:paraId="6EDB0F9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0" w:name="_Toc287133751"/>
            <w:bookmarkStart w:id="361" w:name="_Toc51510790"/>
            <w:r w:rsidRPr="00EE6349">
              <w:rPr>
                <w:color w:val="000000"/>
                <w:sz w:val="26"/>
                <w:szCs w:val="26"/>
              </w:rPr>
              <w:t>После корректного заполнения полей и нажатия на кнопку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Create</w:t>
            </w:r>
            <w:r w:rsidRPr="00EE6349">
              <w:rPr>
                <w:color w:val="000000"/>
                <w:sz w:val="26"/>
                <w:szCs w:val="26"/>
              </w:rPr>
              <w:t xml:space="preserve">», появляется </w:t>
            </w:r>
            <w:bookmarkEnd w:id="360"/>
            <w:r w:rsidRPr="00EE6349">
              <w:rPr>
                <w:color w:val="000000"/>
                <w:sz w:val="26"/>
                <w:szCs w:val="26"/>
              </w:rPr>
              <w:t xml:space="preserve">сообщение </w:t>
            </w:r>
            <w:bookmarkEnd w:id="361"/>
            <w:r w:rsidRPr="00EE6349">
              <w:rPr>
                <w:color w:val="000000"/>
                <w:sz w:val="26"/>
                <w:szCs w:val="26"/>
              </w:rPr>
              <w:t>«Product created successfully»</w:t>
            </w:r>
          </w:p>
        </w:tc>
      </w:tr>
      <w:tr w:rsidR="000B37D9" w:rsidRPr="00EE6349" w14:paraId="58CF09D7" w14:textId="77777777" w:rsidTr="06B750E2">
        <w:tc>
          <w:tcPr>
            <w:tcW w:w="1620" w:type="dxa"/>
          </w:tcPr>
          <w:p w14:paraId="245BE8B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2" w:name="_Toc51510791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bookmarkEnd w:id="362"/>
          </w:p>
        </w:tc>
        <w:tc>
          <w:tcPr>
            <w:tcW w:w="8563" w:type="dxa"/>
          </w:tcPr>
          <w:p w14:paraId="00523B9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3" w:name="_Toc51510792"/>
            <w:r w:rsidRPr="00EE6349">
              <w:rPr>
                <w:color w:val="000000"/>
                <w:sz w:val="26"/>
                <w:szCs w:val="26"/>
              </w:rPr>
              <w:t>На странице редактирования продуктов есть следующие элементы:</w:t>
            </w:r>
            <w:bookmarkEnd w:id="363"/>
          </w:p>
          <w:p w14:paraId="4E0B309A" w14:textId="77777777" w:rsidR="000B37D9" w:rsidRPr="00EE6349" w:rsidRDefault="000B37D9" w:rsidP="00A62670">
            <w:pPr>
              <w:pStyle w:val="1"/>
              <w:numPr>
                <w:ilvl w:val="0"/>
                <w:numId w:val="20"/>
              </w:numPr>
              <w:rPr>
                <w:color w:val="000000"/>
                <w:sz w:val="26"/>
                <w:szCs w:val="26"/>
              </w:rPr>
            </w:pPr>
            <w:bookmarkStart w:id="364" w:name="_Toc51510793"/>
            <w:r w:rsidRPr="00EE6349">
              <w:rPr>
                <w:color w:val="000000"/>
                <w:sz w:val="26"/>
                <w:szCs w:val="26"/>
              </w:rPr>
              <w:t>Панель фильтрации</w:t>
            </w:r>
            <w:bookmarkEnd w:id="364"/>
          </w:p>
          <w:p w14:paraId="2DAAF456" w14:textId="77777777" w:rsidR="000B37D9" w:rsidRPr="00EE6349" w:rsidRDefault="000B37D9" w:rsidP="00A62670">
            <w:pPr>
              <w:pStyle w:val="1"/>
              <w:numPr>
                <w:ilvl w:val="0"/>
                <w:numId w:val="20"/>
              </w:numPr>
              <w:rPr>
                <w:color w:val="000000"/>
                <w:sz w:val="26"/>
                <w:szCs w:val="26"/>
              </w:rPr>
            </w:pPr>
            <w:bookmarkStart w:id="365" w:name="_Toc51510794"/>
            <w:r w:rsidRPr="00EE6349">
              <w:rPr>
                <w:color w:val="000000"/>
                <w:sz w:val="26"/>
                <w:szCs w:val="26"/>
              </w:rPr>
              <w:t>Таблица продуктов</w:t>
            </w:r>
            <w:bookmarkEnd w:id="365"/>
          </w:p>
        </w:tc>
      </w:tr>
      <w:tr w:rsidR="000B37D9" w:rsidRPr="00EE6349" w14:paraId="38C50C8E" w14:textId="77777777" w:rsidTr="06B750E2">
        <w:tc>
          <w:tcPr>
            <w:tcW w:w="1620" w:type="dxa"/>
          </w:tcPr>
          <w:p w14:paraId="1EB4FEF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6" w:name="_Toc51510795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.1</w:t>
            </w:r>
            <w:bookmarkEnd w:id="366"/>
          </w:p>
        </w:tc>
        <w:tc>
          <w:tcPr>
            <w:tcW w:w="8563" w:type="dxa"/>
          </w:tcPr>
          <w:p w14:paraId="41DE7C3E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7" w:name="_Toc51510796"/>
            <w:r w:rsidRPr="00EE6349">
              <w:rPr>
                <w:color w:val="000000"/>
                <w:sz w:val="26"/>
                <w:szCs w:val="26"/>
              </w:rPr>
              <w:t>Панель фильтрации содержит поля:</w:t>
            </w:r>
            <w:bookmarkEnd w:id="367"/>
          </w:p>
          <w:p w14:paraId="214CF4E7" w14:textId="77777777" w:rsidR="000B37D9" w:rsidRPr="00EE6349" w:rsidRDefault="000B37D9" w:rsidP="00A62670">
            <w:pPr>
              <w:pStyle w:val="1"/>
              <w:numPr>
                <w:ilvl w:val="0"/>
                <w:numId w:val="5"/>
              </w:numPr>
              <w:rPr>
                <w:color w:val="000000"/>
                <w:sz w:val="26"/>
                <w:szCs w:val="26"/>
              </w:rPr>
            </w:pPr>
            <w:bookmarkStart w:id="368" w:name="_Toc51510797"/>
            <w:r w:rsidRPr="00EE6349">
              <w:rPr>
                <w:color w:val="000000"/>
                <w:sz w:val="26"/>
                <w:szCs w:val="26"/>
              </w:rPr>
              <w:t>Product tag - тип string[0..30]</w:t>
            </w:r>
            <w:bookmarkEnd w:id="368"/>
          </w:p>
          <w:p w14:paraId="3435F794" w14:textId="77777777" w:rsidR="000B37D9" w:rsidRPr="00EE6349" w:rsidRDefault="000B37D9" w:rsidP="00A62670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EE6349">
              <w:rPr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Min price – число с плавающей точкой &gt;= 0</w:t>
            </w:r>
          </w:p>
          <w:p w14:paraId="75A25FBD" w14:textId="77777777" w:rsidR="000B37D9" w:rsidRPr="00EE6349" w:rsidRDefault="000B37D9" w:rsidP="00A62670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EE6349">
              <w:rPr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Max price – число с плавающей точкой &gt;= 0</w:t>
            </w:r>
          </w:p>
          <w:p w14:paraId="7E6F8ED8" w14:textId="77777777" w:rsidR="000B37D9" w:rsidRPr="00EE6349" w:rsidRDefault="000B37D9" w:rsidP="00A62670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/>
                <w:color w:val="000000"/>
                <w:sz w:val="26"/>
                <w:szCs w:val="26"/>
                <w:lang w:val="en-US"/>
              </w:rPr>
            </w:pPr>
            <w:r w:rsidRPr="00EE6349">
              <w:rPr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</w:rPr>
              <w:t>Min stock – целое число</w:t>
            </w:r>
            <w:r w:rsidRPr="00EE6349">
              <w:rPr>
                <w:rFonts w:ascii="Times New Roman" w:hAnsi="Times New Roman"/>
                <w:color w:val="000000"/>
                <w:sz w:val="26"/>
                <w:szCs w:val="26"/>
                <w:shd w:val="clear" w:color="auto" w:fill="FFFFFF"/>
                <w:lang w:val="en-US"/>
              </w:rPr>
              <w:t xml:space="preserve"> &gt;= 0</w:t>
            </w:r>
          </w:p>
          <w:p w14:paraId="2F2D1970" w14:textId="77777777" w:rsidR="000B37D9" w:rsidRPr="00EE6349" w:rsidRDefault="000B37D9" w:rsidP="00A62670">
            <w:pPr>
              <w:rPr>
                <w:color w:val="000000"/>
                <w:sz w:val="26"/>
                <w:szCs w:val="26"/>
              </w:rPr>
            </w:pPr>
            <w:r w:rsidRPr="00EE6349">
              <w:rPr>
                <w:color w:val="000000"/>
                <w:sz w:val="26"/>
                <w:szCs w:val="26"/>
              </w:rPr>
              <w:t>А так же есть кнопка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Filter</w:t>
            </w:r>
            <w:r w:rsidRPr="00EE6349">
              <w:rPr>
                <w:color w:val="000000"/>
                <w:sz w:val="26"/>
                <w:szCs w:val="26"/>
              </w:rPr>
              <w:t>”</w:t>
            </w:r>
          </w:p>
        </w:tc>
      </w:tr>
      <w:tr w:rsidR="000B37D9" w:rsidRPr="00EE6349" w14:paraId="17B0AE19" w14:textId="77777777" w:rsidTr="06B750E2">
        <w:tc>
          <w:tcPr>
            <w:tcW w:w="1620" w:type="dxa"/>
          </w:tcPr>
          <w:p w14:paraId="0ABC293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69" w:name="_Toc51510798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.2</w:t>
            </w:r>
            <w:bookmarkEnd w:id="369"/>
          </w:p>
        </w:tc>
        <w:tc>
          <w:tcPr>
            <w:tcW w:w="8563" w:type="dxa"/>
          </w:tcPr>
          <w:p w14:paraId="0C86B53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0" w:name="_Toc51510799"/>
            <w:r w:rsidRPr="00EE6349">
              <w:rPr>
                <w:color w:val="000000"/>
                <w:sz w:val="26"/>
                <w:szCs w:val="26"/>
              </w:rPr>
              <w:t>Поля не являются обязательными для заполнения. При нажатии кнопки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Filter</w:t>
            </w:r>
            <w:r w:rsidRPr="00EE6349">
              <w:rPr>
                <w:color w:val="000000"/>
                <w:sz w:val="26"/>
                <w:szCs w:val="26"/>
              </w:rPr>
              <w:t>” с пустыми полями, будут показаны все продукты.</w:t>
            </w:r>
            <w:bookmarkEnd w:id="370"/>
          </w:p>
        </w:tc>
      </w:tr>
      <w:tr w:rsidR="000B37D9" w:rsidRPr="00EE6349" w14:paraId="18F9F861" w14:textId="77777777" w:rsidTr="06B750E2">
        <w:tc>
          <w:tcPr>
            <w:tcW w:w="1620" w:type="dxa"/>
          </w:tcPr>
          <w:p w14:paraId="7FC58245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1" w:name="_Toc51510800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.3</w:t>
            </w:r>
            <w:bookmarkEnd w:id="371"/>
          </w:p>
        </w:tc>
        <w:tc>
          <w:tcPr>
            <w:tcW w:w="8563" w:type="dxa"/>
          </w:tcPr>
          <w:p w14:paraId="457F3C5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2" w:name="_Toc51510801"/>
            <w:r w:rsidRPr="00EE6349">
              <w:rPr>
                <w:color w:val="000000"/>
                <w:sz w:val="26"/>
                <w:szCs w:val="26"/>
              </w:rPr>
              <w:t>При вводе не неотрицательного числа в поле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min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price</w:t>
            </w:r>
            <w:r w:rsidRPr="00EE6349">
              <w:rPr>
                <w:color w:val="000000"/>
                <w:sz w:val="26"/>
                <w:szCs w:val="26"/>
              </w:rPr>
              <w:t xml:space="preserve">”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or</w:t>
            </w:r>
            <w:r w:rsidRPr="00EE6349">
              <w:rPr>
                <w:color w:val="000000"/>
                <w:sz w:val="26"/>
                <w:szCs w:val="26"/>
              </w:rPr>
              <w:t xml:space="preserve">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max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price</w:t>
            </w:r>
            <w:r w:rsidRPr="00EE6349">
              <w:rPr>
                <w:color w:val="000000"/>
                <w:sz w:val="26"/>
                <w:szCs w:val="26"/>
              </w:rPr>
              <w:t>” и нажатия кнопки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FILTER</w:t>
            </w:r>
            <w:r w:rsidRPr="00EE6349">
              <w:rPr>
                <w:color w:val="000000"/>
                <w:sz w:val="26"/>
                <w:szCs w:val="26"/>
              </w:rPr>
              <w:t xml:space="preserve">» выведется сообщение 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Must be non negative</w:t>
            </w:r>
            <w:bookmarkEnd w:id="372"/>
          </w:p>
        </w:tc>
      </w:tr>
      <w:tr w:rsidR="000B37D9" w:rsidRPr="00EE6349" w14:paraId="4A258D1D" w14:textId="77777777" w:rsidTr="06B750E2">
        <w:tc>
          <w:tcPr>
            <w:tcW w:w="1620" w:type="dxa"/>
          </w:tcPr>
          <w:p w14:paraId="4E83DB20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3" w:name="_Toc51510802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.4</w:t>
            </w:r>
            <w:bookmarkEnd w:id="373"/>
          </w:p>
        </w:tc>
        <w:tc>
          <w:tcPr>
            <w:tcW w:w="8563" w:type="dxa"/>
          </w:tcPr>
          <w:p w14:paraId="69D6807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4" w:name="_Toc51510803"/>
            <w:r w:rsidRPr="00EE6349">
              <w:rPr>
                <w:color w:val="000000"/>
                <w:sz w:val="26"/>
                <w:szCs w:val="26"/>
              </w:rPr>
              <w:t>При вводе не неотрицательного или не целого числа в поле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min</w:t>
            </w:r>
            <w:r w:rsidRPr="00EE6349">
              <w:rPr>
                <w:color w:val="000000"/>
                <w:sz w:val="26"/>
                <w:szCs w:val="26"/>
              </w:rPr>
              <w:t xml:space="preserve">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stock</w:t>
            </w:r>
            <w:r w:rsidRPr="00EE6349">
              <w:rPr>
                <w:color w:val="000000"/>
                <w:sz w:val="26"/>
                <w:szCs w:val="26"/>
              </w:rPr>
              <w:t>” и нажатия кнопки «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FILTER</w:t>
            </w:r>
            <w:r w:rsidRPr="00EE6349">
              <w:rPr>
                <w:color w:val="000000"/>
                <w:sz w:val="26"/>
                <w:szCs w:val="26"/>
              </w:rPr>
              <w:t xml:space="preserve">» выведется сообщение 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Must be non negative int</w:t>
            </w:r>
            <w:bookmarkEnd w:id="374"/>
          </w:p>
        </w:tc>
      </w:tr>
      <w:tr w:rsidR="000B37D9" w:rsidRPr="00EE6349" w14:paraId="2A31FCF9" w14:textId="77777777" w:rsidTr="06B750E2">
        <w:tc>
          <w:tcPr>
            <w:tcW w:w="1620" w:type="dxa"/>
          </w:tcPr>
          <w:p w14:paraId="6008D6C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5" w:name="_Toc51510804"/>
            <w:r w:rsidRPr="00EE6349">
              <w:rPr>
                <w:color w:val="000000"/>
                <w:sz w:val="26"/>
                <w:szCs w:val="26"/>
              </w:rPr>
              <w:lastRenderedPageBreak/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.5</w:t>
            </w:r>
            <w:bookmarkEnd w:id="375"/>
          </w:p>
        </w:tc>
        <w:tc>
          <w:tcPr>
            <w:tcW w:w="8563" w:type="dxa"/>
          </w:tcPr>
          <w:p w14:paraId="5D48BA51" w14:textId="77777777" w:rsidR="000B37D9" w:rsidRPr="00EE6349" w:rsidRDefault="06B750E2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6" w:name="_Toc51510805"/>
            <w:r w:rsidRPr="06B750E2">
              <w:rPr>
                <w:color w:val="000000" w:themeColor="text1"/>
                <w:sz w:val="26"/>
                <w:szCs w:val="26"/>
              </w:rPr>
              <w:t>Таблица отображающая продукты и названия ее столбцов отображены на скриншоте. В каждой ячейке таблицы находится поле в котором хранится значение этого поля для конкретного продукта. Админ может изменять эти поля и после нажатия кнопки “</w:t>
            </w:r>
            <w:r w:rsidRPr="06B750E2">
              <w:rPr>
                <w:color w:val="000000" w:themeColor="text1"/>
                <w:sz w:val="26"/>
                <w:szCs w:val="26"/>
                <w:lang w:val="en-US"/>
              </w:rPr>
              <w:t>Update</w:t>
            </w:r>
            <w:r w:rsidRPr="06B750E2">
              <w:rPr>
                <w:color w:val="000000" w:themeColor="text1"/>
                <w:sz w:val="26"/>
                <w:szCs w:val="26"/>
              </w:rPr>
              <w:t>” (расположенной под таблицей) данные о продуктах обновляются.</w:t>
            </w:r>
            <w:r w:rsidR="000B37D9">
              <w:rPr>
                <w:noProof/>
                <w:lang w:val="en-US"/>
              </w:rPr>
              <w:drawing>
                <wp:inline distT="0" distB="0" distL="0" distR="0" wp14:anchorId="7B349B32" wp14:editId="69CC0892">
                  <wp:extent cx="4714875" cy="1457325"/>
                  <wp:effectExtent l="0" t="0" r="0" b="0"/>
                  <wp:docPr id="1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76"/>
          </w:p>
        </w:tc>
      </w:tr>
      <w:tr w:rsidR="000B37D9" w:rsidRPr="00EE6349" w14:paraId="686FBAF3" w14:textId="77777777" w:rsidTr="06B750E2">
        <w:tc>
          <w:tcPr>
            <w:tcW w:w="1620" w:type="dxa"/>
          </w:tcPr>
          <w:p w14:paraId="732A0AA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7" w:name="_Toc51510806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.6</w:t>
            </w:r>
            <w:bookmarkEnd w:id="377"/>
          </w:p>
        </w:tc>
        <w:tc>
          <w:tcPr>
            <w:tcW w:w="8563" w:type="dxa"/>
          </w:tcPr>
          <w:p w14:paraId="36D39B2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8" w:name="_Toc51510807"/>
            <w:r w:rsidRPr="00EE6349">
              <w:rPr>
                <w:color w:val="000000"/>
                <w:sz w:val="26"/>
                <w:szCs w:val="26"/>
              </w:rPr>
              <w:t>На против каждого продукта есть кнопка удаления, при нажатии на которую продукт удаляется из базы данных.</w:t>
            </w:r>
            <w:bookmarkEnd w:id="378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6C59064A" w14:textId="77777777" w:rsidTr="06B750E2">
        <w:tc>
          <w:tcPr>
            <w:tcW w:w="1620" w:type="dxa"/>
          </w:tcPr>
          <w:p w14:paraId="6B47B5AC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79" w:name="_Toc51510808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.7</w:t>
            </w:r>
            <w:bookmarkEnd w:id="379"/>
          </w:p>
        </w:tc>
        <w:tc>
          <w:tcPr>
            <w:tcW w:w="8563" w:type="dxa"/>
          </w:tcPr>
          <w:p w14:paraId="5BF7396D" w14:textId="77777777" w:rsidR="000B37D9" w:rsidRPr="00EE6349" w:rsidRDefault="000B37D9" w:rsidP="00A62670">
            <w:pPr>
              <w:pStyle w:val="1"/>
              <w:tabs>
                <w:tab w:val="left" w:pos="1008"/>
              </w:tabs>
              <w:rPr>
                <w:color w:val="000000"/>
                <w:sz w:val="26"/>
                <w:szCs w:val="26"/>
              </w:rPr>
            </w:pPr>
            <w:bookmarkStart w:id="380" w:name="_Toc51510809"/>
            <w:r w:rsidRPr="00EE6349">
              <w:rPr>
                <w:color w:val="000000"/>
                <w:sz w:val="26"/>
                <w:szCs w:val="26"/>
              </w:rPr>
              <w:t>Валидация осуществляется аналогично пунктам R 7.1.1.1 - R 7.1.1.4. Сообщения об ошибках выводятся в каждой ячейке, содержащей не валидные данные.</w:t>
            </w:r>
            <w:bookmarkEnd w:id="380"/>
          </w:p>
        </w:tc>
      </w:tr>
      <w:tr w:rsidR="000B37D9" w:rsidRPr="00EE6349" w14:paraId="731C593C" w14:textId="77777777" w:rsidTr="06B750E2">
        <w:tc>
          <w:tcPr>
            <w:tcW w:w="1620" w:type="dxa"/>
          </w:tcPr>
          <w:p w14:paraId="3BBAF7E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1" w:name="_Toc51510810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.8</w:t>
            </w:r>
            <w:bookmarkEnd w:id="381"/>
          </w:p>
        </w:tc>
        <w:tc>
          <w:tcPr>
            <w:tcW w:w="8563" w:type="dxa"/>
          </w:tcPr>
          <w:p w14:paraId="4AF37D1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2" w:name="_Toc51510811"/>
            <w:r w:rsidRPr="00EE6349">
              <w:rPr>
                <w:color w:val="000000"/>
                <w:sz w:val="26"/>
                <w:szCs w:val="26"/>
              </w:rPr>
              <w:t xml:space="preserve">На странице модерации отзывов в случае их отсутствия выводится сообщение </w:t>
            </w:r>
            <w:r w:rsidRPr="00EE6349">
              <w:rPr>
                <w:color w:val="000000"/>
                <w:sz w:val="26"/>
                <w:szCs w:val="26"/>
                <w:shd w:val="clear" w:color="auto" w:fill="FFFFFF"/>
              </w:rPr>
              <w:t>There are no reviews</w:t>
            </w:r>
            <w:bookmarkEnd w:id="382"/>
            <w:r w:rsidRPr="00EE6349"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0B37D9" w:rsidRPr="00EE6349" w14:paraId="52727FB4" w14:textId="77777777" w:rsidTr="06B750E2">
        <w:tc>
          <w:tcPr>
            <w:tcW w:w="1620" w:type="dxa"/>
          </w:tcPr>
          <w:p w14:paraId="55C905C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lang w:val="en-US"/>
              </w:rPr>
            </w:pPr>
            <w:bookmarkStart w:id="383" w:name="_Toc51510812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.9</w:t>
            </w:r>
            <w:bookmarkEnd w:id="383"/>
          </w:p>
        </w:tc>
        <w:tc>
          <w:tcPr>
            <w:tcW w:w="8563" w:type="dxa"/>
          </w:tcPr>
          <w:p w14:paraId="42AAE3B8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4" w:name="_Toc51510813"/>
            <w:r w:rsidRPr="00EE6349">
              <w:rPr>
                <w:color w:val="000000"/>
                <w:sz w:val="26"/>
                <w:szCs w:val="26"/>
              </w:rPr>
              <w:t>Страница модерации отзывов содержит следующую таблицу:</w:t>
            </w:r>
            <w:bookmarkEnd w:id="384"/>
          </w:p>
          <w:p w14:paraId="7DF4E37C" w14:textId="77777777" w:rsidR="000B37D9" w:rsidRPr="00EE6349" w:rsidRDefault="00BE68E3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5" w:name="_Toc51510814"/>
            <w:r>
              <w:rPr>
                <w:noProof/>
                <w:lang w:val="en-US"/>
              </w:rPr>
              <w:drawing>
                <wp:inline distT="0" distB="0" distL="0" distR="0" wp14:anchorId="23A978DD" wp14:editId="5D7C94E8">
                  <wp:extent cx="4962526" cy="1876425"/>
                  <wp:effectExtent l="0" t="0" r="0" b="0"/>
                  <wp:docPr id="1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6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85"/>
          </w:p>
        </w:tc>
      </w:tr>
      <w:tr w:rsidR="000B37D9" w:rsidRPr="00EE6349" w14:paraId="1A62858C" w14:textId="77777777" w:rsidTr="06B750E2">
        <w:tc>
          <w:tcPr>
            <w:tcW w:w="1620" w:type="dxa"/>
          </w:tcPr>
          <w:p w14:paraId="5E789943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6" w:name="_Toc51510815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.10</w:t>
            </w:r>
            <w:bookmarkEnd w:id="386"/>
          </w:p>
        </w:tc>
        <w:tc>
          <w:tcPr>
            <w:tcW w:w="8563" w:type="dxa"/>
          </w:tcPr>
          <w:p w14:paraId="58D290A7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7" w:name="_Toc51510816"/>
            <w:r w:rsidRPr="00EE6349">
              <w:rPr>
                <w:color w:val="000000"/>
                <w:sz w:val="26"/>
                <w:szCs w:val="26"/>
              </w:rPr>
              <w:t>Админ может нажать кнопку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approve</w:t>
            </w:r>
            <w:r w:rsidRPr="00EE6349">
              <w:rPr>
                <w:color w:val="000000"/>
                <w:sz w:val="26"/>
                <w:szCs w:val="26"/>
              </w:rPr>
              <w:t xml:space="preserve">” и тогда отзыв будет виден на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PDP</w:t>
            </w:r>
            <w:r w:rsidRPr="00EE6349">
              <w:rPr>
                <w:color w:val="000000"/>
                <w:sz w:val="26"/>
                <w:szCs w:val="26"/>
              </w:rPr>
              <w:t xml:space="preserve"> этого продукта, либо нажать кнопку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reject</w:t>
            </w:r>
            <w:r w:rsidRPr="00EE6349">
              <w:rPr>
                <w:color w:val="000000"/>
                <w:sz w:val="26"/>
                <w:szCs w:val="26"/>
              </w:rPr>
              <w:t>” и тогда отзыв будет удален.</w:t>
            </w:r>
            <w:bookmarkEnd w:id="387"/>
          </w:p>
        </w:tc>
      </w:tr>
      <w:tr w:rsidR="000B37D9" w:rsidRPr="00EE6349" w14:paraId="2DEBDC65" w14:textId="77777777" w:rsidTr="06B750E2">
        <w:tc>
          <w:tcPr>
            <w:tcW w:w="1620" w:type="dxa"/>
          </w:tcPr>
          <w:p w14:paraId="3DDDE5F1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88" w:name="_Toc51510817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.11</w:t>
            </w:r>
            <w:bookmarkEnd w:id="388"/>
          </w:p>
        </w:tc>
        <w:tc>
          <w:tcPr>
            <w:tcW w:w="8563" w:type="dxa"/>
          </w:tcPr>
          <w:p w14:paraId="472C154A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  <w:shd w:val="clear" w:color="auto" w:fill="51BF5C"/>
              </w:rPr>
            </w:pPr>
            <w:bookmarkStart w:id="389" w:name="_Toc51510818"/>
            <w:r w:rsidRPr="00EE6349">
              <w:rPr>
                <w:color w:val="000000"/>
                <w:sz w:val="26"/>
                <w:szCs w:val="26"/>
              </w:rPr>
              <w:t>После нажатия кнопки “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approve</w:t>
            </w:r>
            <w:r w:rsidRPr="00EE6349">
              <w:rPr>
                <w:color w:val="000000"/>
                <w:sz w:val="26"/>
                <w:szCs w:val="26"/>
              </w:rPr>
              <w:t xml:space="preserve">” выводится сообщение </w:t>
            </w:r>
            <w:bookmarkEnd w:id="389"/>
            <w:r w:rsidRPr="00EE6349">
              <w:rPr>
                <w:color w:val="000000"/>
                <w:sz w:val="26"/>
                <w:szCs w:val="26"/>
              </w:rPr>
              <w:t>«Review approved successfully»</w:t>
            </w:r>
          </w:p>
        </w:tc>
      </w:tr>
      <w:tr w:rsidR="000B37D9" w:rsidRPr="00EE6349" w14:paraId="35CF8EF2" w14:textId="77777777" w:rsidTr="06B750E2">
        <w:tc>
          <w:tcPr>
            <w:tcW w:w="1620" w:type="dxa"/>
          </w:tcPr>
          <w:p w14:paraId="08517A76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90" w:name="_Toc51510819"/>
            <w:r w:rsidRPr="00EE6349">
              <w:rPr>
                <w:color w:val="000000"/>
                <w:sz w:val="26"/>
                <w:szCs w:val="26"/>
              </w:rPr>
              <w:t>R 7.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1.2</w:t>
            </w:r>
            <w:r w:rsidRPr="00EE6349">
              <w:rPr>
                <w:color w:val="000000"/>
                <w:sz w:val="26"/>
                <w:szCs w:val="26"/>
              </w:rPr>
              <w:t>.12</w:t>
            </w:r>
            <w:bookmarkEnd w:id="390"/>
          </w:p>
        </w:tc>
        <w:tc>
          <w:tcPr>
            <w:tcW w:w="8563" w:type="dxa"/>
          </w:tcPr>
          <w:p w14:paraId="3BC884C9" w14:textId="77777777" w:rsidR="000B37D9" w:rsidRPr="00EE6349" w:rsidRDefault="000B37D9" w:rsidP="00A62670">
            <w:pPr>
              <w:pStyle w:val="1"/>
              <w:rPr>
                <w:color w:val="000000"/>
                <w:sz w:val="26"/>
                <w:szCs w:val="26"/>
              </w:rPr>
            </w:pPr>
            <w:bookmarkStart w:id="391" w:name="_Toc51510820"/>
            <w:r w:rsidRPr="00EE6349">
              <w:rPr>
                <w:color w:val="000000"/>
                <w:sz w:val="26"/>
                <w:szCs w:val="26"/>
              </w:rPr>
              <w:t xml:space="preserve">После нажатия кнопки “ </w:t>
            </w:r>
            <w:r w:rsidRPr="00EE6349">
              <w:rPr>
                <w:color w:val="000000"/>
                <w:sz w:val="26"/>
                <w:szCs w:val="26"/>
                <w:lang w:val="en-US"/>
              </w:rPr>
              <w:t>reject</w:t>
            </w:r>
            <w:r w:rsidRPr="00EE6349">
              <w:rPr>
                <w:color w:val="000000"/>
                <w:sz w:val="26"/>
                <w:szCs w:val="26"/>
              </w:rPr>
              <w:t xml:space="preserve"> ” выводится сообщение </w:t>
            </w:r>
            <w:bookmarkEnd w:id="391"/>
            <w:r w:rsidRPr="00EE6349">
              <w:rPr>
                <w:color w:val="000000"/>
                <w:sz w:val="26"/>
                <w:szCs w:val="26"/>
              </w:rPr>
              <w:t>«Review rejected successfully»</w:t>
            </w:r>
          </w:p>
        </w:tc>
      </w:tr>
    </w:tbl>
    <w:p w14:paraId="44FB30F8" w14:textId="77777777" w:rsidR="00F74597" w:rsidRPr="00EE6349" w:rsidRDefault="00F74597" w:rsidP="00A62670">
      <w:pPr>
        <w:rPr>
          <w:sz w:val="26"/>
          <w:szCs w:val="26"/>
        </w:rPr>
      </w:pPr>
    </w:p>
    <w:p w14:paraId="1DA6542E" w14:textId="77777777" w:rsidR="007001B1" w:rsidRDefault="007001B1" w:rsidP="00A62670"/>
    <w:p w14:paraId="3041E394" w14:textId="77777777" w:rsidR="007001B1" w:rsidRDefault="007001B1" w:rsidP="00A62670"/>
    <w:p w14:paraId="722B00AE" w14:textId="77777777" w:rsidR="007001B1" w:rsidRDefault="007001B1" w:rsidP="00A62670"/>
    <w:p w14:paraId="42C6D796" w14:textId="77777777" w:rsidR="007001B1" w:rsidRDefault="007001B1" w:rsidP="00A62670"/>
    <w:p w14:paraId="6E1831B3" w14:textId="77777777" w:rsidR="007001B1" w:rsidRDefault="007001B1" w:rsidP="00A62670"/>
    <w:p w14:paraId="54E11D2A" w14:textId="77777777" w:rsidR="007001B1" w:rsidRDefault="007001B1" w:rsidP="00A62670"/>
    <w:p w14:paraId="31126E5D" w14:textId="77777777" w:rsidR="007001B1" w:rsidRDefault="007001B1" w:rsidP="00A62670"/>
    <w:p w14:paraId="2DE403A5" w14:textId="77777777" w:rsidR="007001B1" w:rsidRDefault="007001B1" w:rsidP="00A62670"/>
    <w:p w14:paraId="62431CDC" w14:textId="77777777" w:rsidR="007001B1" w:rsidRDefault="007001B1" w:rsidP="00F74597"/>
    <w:p w14:paraId="49E398E2" w14:textId="77777777" w:rsidR="007001B1" w:rsidRDefault="007001B1" w:rsidP="00F74597"/>
    <w:p w14:paraId="16287F21" w14:textId="77777777" w:rsidR="007001B1" w:rsidRPr="00F74597" w:rsidRDefault="007001B1" w:rsidP="00F74597"/>
    <w:p w14:paraId="27220B5B" w14:textId="77777777" w:rsidR="00A62670" w:rsidRDefault="00E54E53" w:rsidP="005D20EB">
      <w:pPr>
        <w:pStyle w:val="Heading1"/>
        <w:spacing w:after="240"/>
        <w:ind w:firstLine="851"/>
        <w:jc w:val="left"/>
        <w:rPr>
          <w:iCs w:val="0"/>
          <w:color w:val="222222"/>
          <w:shd w:val="clear" w:color="auto" w:fill="F9F9F9"/>
        </w:rPr>
      </w:pPr>
      <w:bookmarkStart w:id="392" w:name="_Toc59134480"/>
      <w:r w:rsidRPr="005D20EB">
        <w:lastRenderedPageBreak/>
        <w:t xml:space="preserve">2. </w:t>
      </w:r>
      <w:bookmarkEnd w:id="8"/>
      <w:bookmarkEnd w:id="9"/>
      <w:bookmarkEnd w:id="10"/>
      <w:r w:rsidR="00BD7ABD" w:rsidRPr="005D20EB">
        <w:rPr>
          <w:iCs w:val="0"/>
          <w:color w:val="222222"/>
          <w:shd w:val="clear" w:color="auto" w:fill="F9F9F9"/>
        </w:rPr>
        <w:t>Проектирование программных модулей</w:t>
      </w:r>
      <w:bookmarkEnd w:id="392"/>
    </w:p>
    <w:p w14:paraId="5BE93A62" w14:textId="77777777" w:rsidR="005D20EB" w:rsidRPr="005D20EB" w:rsidRDefault="005D20EB" w:rsidP="005D20EB"/>
    <w:p w14:paraId="25DEBE50" w14:textId="01F4D61C" w:rsidR="005D20EB" w:rsidRPr="00230A70" w:rsidRDefault="06B750E2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6B750E2">
        <w:rPr>
          <w:color w:val="0D0D0D" w:themeColor="text1" w:themeTint="F2"/>
          <w:sz w:val="26"/>
          <w:szCs w:val="26"/>
        </w:rPr>
        <w:t xml:space="preserve">Был использован паттерн проектирования </w:t>
      </w:r>
      <w:r w:rsidRPr="06B750E2">
        <w:rPr>
          <w:color w:val="0D0D0D" w:themeColor="text1" w:themeTint="F2"/>
          <w:sz w:val="26"/>
          <w:szCs w:val="26"/>
          <w:lang w:val="en-US"/>
        </w:rPr>
        <w:t>MVC</w:t>
      </w:r>
      <w:r w:rsidRPr="06B750E2">
        <w:rPr>
          <w:color w:val="0D0D0D" w:themeColor="text1" w:themeTint="F2"/>
          <w:sz w:val="26"/>
          <w:szCs w:val="26"/>
        </w:rPr>
        <w:t xml:space="preserve">. Предполагает разделение данных приложении и управляющей логики на 3 отдельных компонента. Модификация каждого осуществляется независимо. Применение шаблона на практике приводит к тому, что базовая трёхслойная архитектура распадается на многоуровневую. Причем один уровень знает о существовании только следующего за ним. Модель представляет данные и методы работы с ними. </w:t>
      </w:r>
    </w:p>
    <w:p w14:paraId="3BA94FC2" w14:textId="77777777" w:rsidR="005D20EB" w:rsidRPr="00230A70" w:rsidRDefault="005D20EB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08410E0">
        <w:rPr>
          <w:color w:val="0D0D0D"/>
          <w:sz w:val="26"/>
          <w:szCs w:val="26"/>
        </w:rPr>
        <w:t>Кроме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</w:rPr>
        <w:t>того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</w:rPr>
        <w:t>были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</w:rPr>
        <w:t>реализованы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</w:rPr>
        <w:t>следующие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</w:rPr>
        <w:t>паттерны</w:t>
      </w:r>
      <w:r w:rsidRPr="00230A70">
        <w:rPr>
          <w:color w:val="0D0D0D"/>
          <w:sz w:val="26"/>
          <w:szCs w:val="26"/>
        </w:rPr>
        <w:t xml:space="preserve">: </w:t>
      </w:r>
      <w:r w:rsidRPr="008410E0">
        <w:rPr>
          <w:color w:val="0D0D0D"/>
          <w:sz w:val="26"/>
          <w:szCs w:val="26"/>
          <w:lang w:val="en-US"/>
        </w:rPr>
        <w:t>command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proxy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dto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flyweight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strategy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singleton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chain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  <w:lang w:val="en-US"/>
        </w:rPr>
        <w:t>of</w:t>
      </w:r>
      <w:r w:rsidRPr="00230A70">
        <w:rPr>
          <w:color w:val="0D0D0D"/>
          <w:sz w:val="26"/>
          <w:szCs w:val="26"/>
        </w:rPr>
        <w:t xml:space="preserve"> </w:t>
      </w:r>
      <w:r w:rsidRPr="008410E0">
        <w:rPr>
          <w:color w:val="0D0D0D"/>
          <w:sz w:val="26"/>
          <w:szCs w:val="26"/>
          <w:lang w:val="en-US"/>
        </w:rPr>
        <w:t>responsibility</w:t>
      </w:r>
      <w:r w:rsidRPr="00230A70">
        <w:rPr>
          <w:color w:val="0D0D0D"/>
          <w:sz w:val="26"/>
          <w:szCs w:val="26"/>
        </w:rPr>
        <w:t xml:space="preserve">, </w:t>
      </w:r>
      <w:r w:rsidRPr="008410E0">
        <w:rPr>
          <w:color w:val="0D0D0D"/>
          <w:sz w:val="26"/>
          <w:szCs w:val="26"/>
          <w:lang w:val="en-US"/>
        </w:rPr>
        <w:t>state</w:t>
      </w:r>
      <w:r w:rsidRPr="00230A70">
        <w:rPr>
          <w:color w:val="0D0D0D"/>
          <w:sz w:val="26"/>
          <w:szCs w:val="26"/>
        </w:rPr>
        <w:t>.</w:t>
      </w:r>
    </w:p>
    <w:p w14:paraId="0D621CA0" w14:textId="70875FA8" w:rsidR="005D20EB" w:rsidRPr="008410E0" w:rsidRDefault="06B750E2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6B750E2">
        <w:rPr>
          <w:color w:val="0D0D0D" w:themeColor="text1" w:themeTint="F2"/>
          <w:sz w:val="26"/>
          <w:szCs w:val="26"/>
        </w:rPr>
        <w:t xml:space="preserve">Были соблюдены принципы SOLID, Yagni, Kiss, Dry. Пример </w:t>
      </w:r>
      <w:r w:rsidRPr="06B750E2">
        <w:rPr>
          <w:color w:val="0D0D0D" w:themeColor="text1" w:themeTint="F2"/>
          <w:sz w:val="26"/>
          <w:szCs w:val="26"/>
          <w:lang w:val="en-US"/>
        </w:rPr>
        <w:t>Liskov</w:t>
      </w:r>
      <w:r w:rsidRPr="06B750E2">
        <w:rPr>
          <w:color w:val="0D0D0D" w:themeColor="text1" w:themeTint="F2"/>
          <w:sz w:val="26"/>
          <w:szCs w:val="26"/>
        </w:rPr>
        <w:t xml:space="preserve"> </w:t>
      </w:r>
      <w:r w:rsidRPr="06B750E2">
        <w:rPr>
          <w:color w:val="0D0D0D" w:themeColor="text1" w:themeTint="F2"/>
          <w:sz w:val="26"/>
          <w:szCs w:val="26"/>
          <w:lang w:val="en-US"/>
        </w:rPr>
        <w:t>substitution</w:t>
      </w:r>
      <w:r w:rsidRPr="06B750E2">
        <w:rPr>
          <w:color w:val="0D0D0D" w:themeColor="text1" w:themeTint="F2"/>
          <w:sz w:val="26"/>
          <w:szCs w:val="26"/>
        </w:rPr>
        <w:t xml:space="preserve"> </w:t>
      </w:r>
      <w:r w:rsidRPr="06B750E2">
        <w:rPr>
          <w:color w:val="0D0D0D" w:themeColor="text1" w:themeTint="F2"/>
          <w:sz w:val="26"/>
          <w:szCs w:val="26"/>
          <w:lang w:val="en-US"/>
        </w:rPr>
        <w:t>principle</w:t>
      </w:r>
      <w:r w:rsidRPr="06B750E2">
        <w:rPr>
          <w:color w:val="0D0D0D" w:themeColor="text1" w:themeTint="F2"/>
          <w:sz w:val="26"/>
          <w:szCs w:val="26"/>
        </w:rPr>
        <w:t xml:space="preserve"> : подклассы не могут замещать поведение базовых классов, а могут лишь дополнять. Если s является подтипом t, тогда объекты типа t в программе могут быть заменены на объекты типа s. Если в функцию приходит родитель, то если передать наследника, все сработает. Подкласс не должен требовать от вызывающего кода больше, чем базовый класс и не должен предоставлять вызывающему коду меньше, чем базовый класс. Пример</w:t>
      </w:r>
      <w:r w:rsidRPr="06B750E2">
        <w:rPr>
          <w:color w:val="0D0D0D" w:themeColor="text1" w:themeTint="F2"/>
          <w:sz w:val="26"/>
          <w:szCs w:val="26"/>
          <w:lang w:val="en-US"/>
        </w:rPr>
        <w:t xml:space="preserve"> </w:t>
      </w:r>
      <w:r w:rsidRPr="06B750E2">
        <w:rPr>
          <w:color w:val="0D0D0D" w:themeColor="text1" w:themeTint="F2"/>
          <w:sz w:val="26"/>
          <w:szCs w:val="26"/>
        </w:rPr>
        <w:t>несоблюдения</w:t>
      </w:r>
      <w:r w:rsidRPr="06B750E2">
        <w:rPr>
          <w:color w:val="0D0D0D" w:themeColor="text1" w:themeTint="F2"/>
          <w:sz w:val="26"/>
          <w:szCs w:val="26"/>
          <w:lang w:val="en-US"/>
        </w:rPr>
        <w:t xml:space="preserve">: parant.m() – ok; child.init(); cild.m(); - ok; But simply child.m() – error. </w:t>
      </w:r>
      <w:r w:rsidRPr="06B750E2">
        <w:rPr>
          <w:color w:val="0D0D0D" w:themeColor="text1" w:themeTint="F2"/>
          <w:sz w:val="26"/>
          <w:szCs w:val="26"/>
        </w:rPr>
        <w:t>Клиентский код не должен знать с каким типом он работает(проверка instanceof – значит принцип не соблюдается).</w:t>
      </w:r>
    </w:p>
    <w:p w14:paraId="73F0FB55" w14:textId="5E071C65" w:rsidR="005D20EB" w:rsidRPr="008410E0" w:rsidRDefault="06B750E2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6B750E2">
        <w:rPr>
          <w:color w:val="0D0D0D" w:themeColor="text1" w:themeTint="F2"/>
          <w:sz w:val="26"/>
          <w:szCs w:val="26"/>
        </w:rPr>
        <w:t>Иногда невозможно соблюсти LSP при наследовании, квадрат не может быть наследником прямоугольника, в противном случае LSP не соблюден.</w:t>
      </w:r>
    </w:p>
    <w:p w14:paraId="231C5432" w14:textId="22BA9E10" w:rsidR="005D20EB" w:rsidRPr="008410E0" w:rsidRDefault="06B750E2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6B750E2">
        <w:rPr>
          <w:color w:val="0D0D0D" w:themeColor="text1" w:themeTint="F2"/>
          <w:sz w:val="26"/>
          <w:szCs w:val="26"/>
        </w:rPr>
        <w:t xml:space="preserve">Шаблонный метод увеличивает шансы того, что LSP будет соблюден. Программист, который наследует свой класс от класса с шаблонным методом скорее всего будет вынужден реализовать предполагаемую логику. Запустить двигатель (подключить стартер, подготовить топливо...) </w:t>
      </w:r>
    </w:p>
    <w:p w14:paraId="4F53E44E" w14:textId="4F0B8E89" w:rsidR="005D20EB" w:rsidRPr="008410E0" w:rsidRDefault="06B750E2" w:rsidP="005D20EB">
      <w:pPr>
        <w:spacing w:line="300" w:lineRule="auto"/>
        <w:ind w:left="144" w:firstLine="706"/>
        <w:jc w:val="both"/>
        <w:rPr>
          <w:color w:val="0D0D0D"/>
          <w:sz w:val="26"/>
          <w:szCs w:val="26"/>
        </w:rPr>
      </w:pPr>
      <w:r w:rsidRPr="06B750E2">
        <w:rPr>
          <w:color w:val="0D0D0D" w:themeColor="text1" w:themeTint="F2"/>
          <w:sz w:val="26"/>
          <w:szCs w:val="26"/>
        </w:rPr>
        <w:t xml:space="preserve">Dependency inversion. Используй интерфейсы вместо конкретных реализаций. Модули зависят от абстракций. </w:t>
      </w:r>
    </w:p>
    <w:p w14:paraId="384BA73E" w14:textId="77777777" w:rsidR="005D20EB" w:rsidRDefault="005D20EB" w:rsidP="005D20EB"/>
    <w:p w14:paraId="34B3F2EB" w14:textId="77777777" w:rsidR="00DA2DF5" w:rsidRDefault="00DA2DF5" w:rsidP="005D20EB"/>
    <w:p w14:paraId="7D34F5C7" w14:textId="77777777" w:rsidR="00DA2DF5" w:rsidRDefault="00DA2DF5" w:rsidP="005D20EB"/>
    <w:p w14:paraId="0B4020A7" w14:textId="77777777" w:rsidR="00DA2DF5" w:rsidRDefault="00DA2DF5" w:rsidP="005D20EB"/>
    <w:p w14:paraId="1D7B270A" w14:textId="77777777" w:rsidR="00DA2DF5" w:rsidRDefault="00DA2DF5" w:rsidP="005D20EB"/>
    <w:p w14:paraId="4F904CB7" w14:textId="77777777" w:rsidR="00DA2DF5" w:rsidRDefault="00DA2DF5" w:rsidP="005D20EB"/>
    <w:p w14:paraId="06971CD3" w14:textId="77777777" w:rsidR="00DA2DF5" w:rsidRDefault="00DA2DF5" w:rsidP="005D20EB"/>
    <w:p w14:paraId="2A1F701D" w14:textId="77777777" w:rsidR="00DA2DF5" w:rsidRDefault="00DA2DF5" w:rsidP="005D20EB"/>
    <w:p w14:paraId="03EFCA41" w14:textId="77777777" w:rsidR="00DA2DF5" w:rsidRDefault="00DA2DF5" w:rsidP="005D20EB"/>
    <w:p w14:paraId="5F96A722" w14:textId="77777777" w:rsidR="00DA2DF5" w:rsidRDefault="00DA2DF5" w:rsidP="005D20EB"/>
    <w:p w14:paraId="5B95CD12" w14:textId="4ED0CFED" w:rsidR="00DA2DF5" w:rsidRDefault="00DA2DF5" w:rsidP="005D20EB"/>
    <w:p w14:paraId="3BC5A458" w14:textId="77777777" w:rsidR="00B6555E" w:rsidRDefault="00B6555E" w:rsidP="005D20EB"/>
    <w:p w14:paraId="5220BBB2" w14:textId="77777777" w:rsidR="00DA2DF5" w:rsidRPr="005D20EB" w:rsidRDefault="00DA2DF5" w:rsidP="005D20EB"/>
    <w:p w14:paraId="13CB595B" w14:textId="77777777" w:rsidR="005D20EB" w:rsidRPr="005D20EB" w:rsidRDefault="005D20EB" w:rsidP="005D20EB"/>
    <w:p w14:paraId="4148742D" w14:textId="77777777" w:rsidR="005601B5" w:rsidRDefault="007A1D26" w:rsidP="003C64AA">
      <w:pPr>
        <w:pStyle w:val="Heading1"/>
        <w:ind w:firstLine="708"/>
        <w:jc w:val="left"/>
        <w:rPr>
          <w:szCs w:val="28"/>
        </w:rPr>
      </w:pPr>
      <w:bookmarkStart w:id="393" w:name="_Toc42504505"/>
      <w:bookmarkStart w:id="394" w:name="_Toc42538454"/>
      <w:bookmarkStart w:id="395" w:name="_Toc135156555"/>
      <w:bookmarkStart w:id="396" w:name="_Toc38899158"/>
      <w:bookmarkStart w:id="397" w:name="_Toc59134481"/>
      <w:bookmarkStart w:id="398" w:name="_Toc41086414"/>
      <w:r w:rsidRPr="003147CF">
        <w:rPr>
          <w:szCs w:val="28"/>
        </w:rPr>
        <w:lastRenderedPageBreak/>
        <w:t>3</w:t>
      </w:r>
      <w:r w:rsidRPr="005D20EB">
        <w:rPr>
          <w:szCs w:val="28"/>
        </w:rPr>
        <w:t xml:space="preserve">. </w:t>
      </w:r>
      <w:bookmarkEnd w:id="393"/>
      <w:bookmarkEnd w:id="394"/>
      <w:bookmarkEnd w:id="395"/>
      <w:bookmarkEnd w:id="396"/>
      <w:r w:rsidR="005D20EB" w:rsidRPr="005D20EB">
        <w:rPr>
          <w:szCs w:val="28"/>
        </w:rPr>
        <w:t>Реализация программных модулей</w:t>
      </w:r>
      <w:bookmarkEnd w:id="397"/>
    </w:p>
    <w:p w14:paraId="6D9C8D39" w14:textId="77777777" w:rsidR="003C64AA" w:rsidRDefault="003C64AA" w:rsidP="003C64AA"/>
    <w:p w14:paraId="55CB1D32" w14:textId="77777777" w:rsidR="005D20EB" w:rsidRDefault="005D20EB" w:rsidP="005D20EB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Софт реализован на </w:t>
      </w:r>
      <w:r>
        <w:rPr>
          <w:sz w:val="28"/>
          <w:szCs w:val="28"/>
          <w:lang w:val="en-US"/>
        </w:rPr>
        <w:t>Java</w:t>
      </w:r>
      <w:r w:rsidRPr="00DA2B99">
        <w:rPr>
          <w:sz w:val="28"/>
          <w:szCs w:val="28"/>
        </w:rPr>
        <w:t xml:space="preserve"> </w:t>
      </w:r>
      <w:r>
        <w:rPr>
          <w:sz w:val="28"/>
          <w:szCs w:val="28"/>
          <w:lang w:val="be-BY"/>
        </w:rPr>
        <w:t xml:space="preserve">в среде разработки </w:t>
      </w:r>
      <w:r>
        <w:rPr>
          <w:sz w:val="28"/>
          <w:szCs w:val="28"/>
          <w:lang w:val="en-US"/>
        </w:rPr>
        <w:t>Intelij</w:t>
      </w:r>
      <w:r w:rsidRPr="007001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DA2B99">
        <w:rPr>
          <w:sz w:val="28"/>
          <w:szCs w:val="28"/>
        </w:rPr>
        <w:t xml:space="preserve">. </w:t>
      </w:r>
    </w:p>
    <w:p w14:paraId="6F7E55E2" w14:textId="77777777" w:rsidR="005D20EB" w:rsidRDefault="005D20EB" w:rsidP="005D20EB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части программы реализованы в различных классах. Были задействованы такие технологии как </w:t>
      </w:r>
      <w:r>
        <w:rPr>
          <w:sz w:val="28"/>
          <w:szCs w:val="28"/>
          <w:lang w:val="en-US"/>
        </w:rPr>
        <w:t>Tomcat</w:t>
      </w:r>
      <w:r w:rsidRPr="00453CE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Servelt</w:t>
      </w:r>
      <w:r w:rsidRPr="007001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JSP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JSTL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Junit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Mockito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JS</w:t>
      </w:r>
      <w:r w:rsidRPr="007001B1">
        <w:rPr>
          <w:sz w:val="28"/>
          <w:szCs w:val="28"/>
        </w:rPr>
        <w:t xml:space="preserve">, </w:t>
      </w:r>
      <w:r>
        <w:rPr>
          <w:sz w:val="28"/>
          <w:szCs w:val="28"/>
        </w:rPr>
        <w:t>и т.д.</w:t>
      </w:r>
    </w:p>
    <w:p w14:paraId="203E2EE0" w14:textId="77777777" w:rsidR="005D20EB" w:rsidRDefault="005D20EB" w:rsidP="005D20EB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разделения проекта по модулям стала следующая структура пакетов,  классов и</w:t>
      </w:r>
      <w:r w:rsidRPr="0094398A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файлов:</w:t>
      </w:r>
    </w:p>
    <w:p w14:paraId="63286362" w14:textId="77777777" w:rsidR="005D20EB" w:rsidRPr="004C499B" w:rsidRDefault="005D20EB" w:rsidP="005D20EB">
      <w:pPr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Пакет </w:t>
      </w:r>
      <w:r>
        <w:rPr>
          <w:sz w:val="28"/>
          <w:szCs w:val="28"/>
          <w:lang w:val="en-US"/>
        </w:rPr>
        <w:t>com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es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phoneshop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controller</w:t>
      </w:r>
      <w:r>
        <w:rPr>
          <w:sz w:val="28"/>
          <w:szCs w:val="28"/>
        </w:rPr>
        <w:t xml:space="preserve"> представлен на рисунке </w:t>
      </w:r>
      <w:r w:rsidR="00FE70CD">
        <w:rPr>
          <w:sz w:val="28"/>
          <w:szCs w:val="28"/>
        </w:rPr>
        <w:t>3</w:t>
      </w:r>
      <w:r>
        <w:rPr>
          <w:sz w:val="28"/>
          <w:szCs w:val="28"/>
        </w:rPr>
        <w:t>.1.</w:t>
      </w:r>
    </w:p>
    <w:p w14:paraId="675E05EE" w14:textId="77777777" w:rsidR="005D20EB" w:rsidRPr="0094398A" w:rsidRDefault="005D20EB" w:rsidP="005D20EB">
      <w:pPr>
        <w:ind w:left="1571"/>
        <w:jc w:val="both"/>
        <w:rPr>
          <w:sz w:val="28"/>
          <w:szCs w:val="28"/>
        </w:rPr>
      </w:pPr>
    </w:p>
    <w:p w14:paraId="2FC17F8B" w14:textId="77777777" w:rsidR="005D20EB" w:rsidRDefault="00BE68E3" w:rsidP="005D20EB">
      <w:pPr>
        <w:ind w:left="2124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539FE61" wp14:editId="56F70CEE">
            <wp:extent cx="3057525" cy="5114925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7224" w14:textId="77777777" w:rsidR="005D20EB" w:rsidRDefault="005D20EB" w:rsidP="005D20EB">
      <w:pPr>
        <w:jc w:val="both"/>
        <w:rPr>
          <w:noProof/>
          <w:lang w:val="en-US" w:eastAsia="en-US"/>
        </w:rPr>
      </w:pPr>
    </w:p>
    <w:p w14:paraId="440B1E77" w14:textId="77777777" w:rsidR="005D20EB" w:rsidRPr="00685E61" w:rsidRDefault="005D20EB" w:rsidP="005D20EB">
      <w:pPr>
        <w:jc w:val="center"/>
        <w:rPr>
          <w:lang w:val="en-US"/>
        </w:rPr>
      </w:pPr>
      <w:r>
        <w:t>Рисунок</w:t>
      </w:r>
      <w:r w:rsidRPr="00685E61">
        <w:rPr>
          <w:lang w:val="en-US"/>
        </w:rPr>
        <w:t xml:space="preserve"> </w:t>
      </w:r>
      <w:r w:rsidR="00FE70CD">
        <w:t>3</w:t>
      </w:r>
      <w:r w:rsidRPr="00685E61">
        <w:rPr>
          <w:lang w:val="en-US"/>
        </w:rPr>
        <w:t>.</w:t>
      </w:r>
      <w:r>
        <w:t>1</w:t>
      </w:r>
      <w:r w:rsidRPr="00685E61">
        <w:rPr>
          <w:lang w:val="en-US"/>
        </w:rPr>
        <w:t xml:space="preserve"> – </w:t>
      </w:r>
      <w:r>
        <w:t>Структура контроллера</w:t>
      </w:r>
    </w:p>
    <w:p w14:paraId="5AE48A43" w14:textId="77777777" w:rsidR="005D20EB" w:rsidRDefault="005D20EB" w:rsidP="005D20EB">
      <w:pPr>
        <w:jc w:val="both"/>
        <w:rPr>
          <w:noProof/>
          <w:lang w:val="en-US" w:eastAsia="en-US"/>
        </w:rPr>
      </w:pPr>
    </w:p>
    <w:p w14:paraId="2CCB3150" w14:textId="77777777" w:rsidR="005D20EB" w:rsidRPr="00685E61" w:rsidRDefault="005D20EB" w:rsidP="005D20EB">
      <w:pPr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685E6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es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phoneshop</w:t>
      </w:r>
      <w:r w:rsidRPr="00685E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model</w:t>
      </w:r>
      <w:r w:rsidRPr="00685E6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</w:t>
      </w:r>
      <w:r w:rsidRPr="00685E61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85E61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685E61">
        <w:rPr>
          <w:sz w:val="28"/>
          <w:szCs w:val="28"/>
        </w:rPr>
        <w:t xml:space="preserve"> </w:t>
      </w:r>
      <w:r w:rsidR="00FE70CD">
        <w:rPr>
          <w:sz w:val="28"/>
          <w:szCs w:val="28"/>
        </w:rPr>
        <w:t>3</w:t>
      </w:r>
      <w:r w:rsidRPr="00685E61">
        <w:rPr>
          <w:sz w:val="28"/>
          <w:szCs w:val="28"/>
        </w:rPr>
        <w:t>.2.</w:t>
      </w:r>
    </w:p>
    <w:p w14:paraId="50F40DEB" w14:textId="77777777" w:rsidR="005D20EB" w:rsidRDefault="00BE68E3" w:rsidP="005D20EB">
      <w:pPr>
        <w:ind w:left="1571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0DDAC3" wp14:editId="7E4BAB5F">
            <wp:extent cx="3409950" cy="5467348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4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2294" w14:textId="77777777" w:rsidR="005D20EB" w:rsidRDefault="00BE68E3" w:rsidP="005D20EB">
      <w:pPr>
        <w:ind w:left="1571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56F43749" wp14:editId="20C94665">
            <wp:extent cx="3409950" cy="308610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CDA8" w14:textId="77777777" w:rsidR="005D20EB" w:rsidRDefault="005D20EB" w:rsidP="005D20EB">
      <w:pPr>
        <w:jc w:val="both"/>
        <w:rPr>
          <w:sz w:val="28"/>
          <w:szCs w:val="28"/>
          <w:lang w:val="en-US"/>
        </w:rPr>
      </w:pPr>
    </w:p>
    <w:p w14:paraId="58665AF7" w14:textId="77777777" w:rsidR="005D20EB" w:rsidRPr="00685E61" w:rsidRDefault="005D20EB" w:rsidP="005D20EB">
      <w:pPr>
        <w:jc w:val="center"/>
        <w:rPr>
          <w:lang w:val="en-US"/>
        </w:rPr>
      </w:pPr>
      <w:r>
        <w:t>Рисунок</w:t>
      </w:r>
      <w:r w:rsidRPr="00685E61">
        <w:rPr>
          <w:lang w:val="en-US"/>
        </w:rPr>
        <w:t xml:space="preserve"> </w:t>
      </w:r>
      <w:r w:rsidR="00FE70CD">
        <w:t>3</w:t>
      </w:r>
      <w:r w:rsidRPr="00685E61">
        <w:rPr>
          <w:lang w:val="en-US"/>
        </w:rPr>
        <w:t>.</w:t>
      </w:r>
      <w:r>
        <w:t>2</w:t>
      </w:r>
      <w:r w:rsidRPr="00685E61">
        <w:rPr>
          <w:lang w:val="en-US"/>
        </w:rPr>
        <w:t xml:space="preserve"> – </w:t>
      </w:r>
      <w:r>
        <w:t>Структура модели</w:t>
      </w:r>
    </w:p>
    <w:p w14:paraId="450EA2D7" w14:textId="77777777" w:rsidR="005D20EB" w:rsidRPr="00685E61" w:rsidRDefault="005D20EB" w:rsidP="005D20EB">
      <w:pPr>
        <w:jc w:val="both"/>
        <w:rPr>
          <w:sz w:val="28"/>
          <w:szCs w:val="28"/>
          <w:lang w:val="en-US"/>
        </w:rPr>
      </w:pPr>
    </w:p>
    <w:p w14:paraId="76CF1D12" w14:textId="77777777" w:rsidR="005D20EB" w:rsidRDefault="005D20EB" w:rsidP="005D20EB">
      <w:pPr>
        <w:numPr>
          <w:ilvl w:val="0"/>
          <w:numId w:val="2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Пакеты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es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phoneshop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util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es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phoneshop</w:t>
      </w:r>
      <w:r w:rsidRPr="00685E6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value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представлены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85E6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рисунке</w:t>
      </w:r>
      <w:r>
        <w:rPr>
          <w:sz w:val="28"/>
          <w:szCs w:val="28"/>
          <w:lang w:val="en-US"/>
        </w:rPr>
        <w:t xml:space="preserve"> </w:t>
      </w:r>
      <w:r w:rsidR="00FE70CD" w:rsidRPr="00FE70CD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.3</w:t>
      </w:r>
      <w:r w:rsidRPr="00685E61">
        <w:rPr>
          <w:sz w:val="28"/>
          <w:szCs w:val="28"/>
          <w:lang w:val="en-US"/>
        </w:rPr>
        <w:t>.</w:t>
      </w:r>
    </w:p>
    <w:p w14:paraId="3DD355C9" w14:textId="77777777" w:rsidR="005D20EB" w:rsidRPr="00685E61" w:rsidRDefault="005D20EB" w:rsidP="005D20EB">
      <w:pPr>
        <w:ind w:left="1211"/>
        <w:jc w:val="both"/>
        <w:rPr>
          <w:sz w:val="28"/>
          <w:szCs w:val="28"/>
          <w:lang w:val="en-US"/>
        </w:rPr>
      </w:pPr>
    </w:p>
    <w:p w14:paraId="1A81F0B1" w14:textId="77777777" w:rsidR="005D20EB" w:rsidRDefault="00BE68E3" w:rsidP="005D20EB">
      <w:pPr>
        <w:ind w:left="1211"/>
        <w:jc w:val="both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6CAAC811" wp14:editId="1F3386CD">
            <wp:extent cx="4276725" cy="93345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FBA" w14:textId="77777777" w:rsidR="005D20EB" w:rsidRDefault="005D20EB" w:rsidP="005D20EB">
      <w:pPr>
        <w:ind w:left="1211"/>
        <w:jc w:val="both"/>
        <w:rPr>
          <w:noProof/>
          <w:lang w:val="en-US" w:eastAsia="en-US"/>
        </w:rPr>
      </w:pPr>
    </w:p>
    <w:p w14:paraId="14578BF9" w14:textId="77777777" w:rsidR="005D20EB" w:rsidRPr="00685E61" w:rsidRDefault="005D20EB" w:rsidP="005D20EB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>
        <w:t>3</w:t>
      </w:r>
      <w:r w:rsidRPr="00685E61">
        <w:t xml:space="preserve"> – </w:t>
      </w:r>
      <w:r>
        <w:t>Структура инструментальных пакетов</w:t>
      </w:r>
    </w:p>
    <w:p w14:paraId="56EE48EE" w14:textId="77777777" w:rsidR="005D20EB" w:rsidRPr="0094398A" w:rsidRDefault="005D20EB" w:rsidP="005D20EB">
      <w:pPr>
        <w:ind w:left="1211"/>
        <w:jc w:val="both"/>
        <w:rPr>
          <w:sz w:val="28"/>
          <w:szCs w:val="28"/>
        </w:rPr>
      </w:pPr>
    </w:p>
    <w:p w14:paraId="74CA29AE" w14:textId="77777777" w:rsidR="005D20EB" w:rsidRDefault="005D20EB" w:rsidP="005D20EB">
      <w:pPr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Директория </w:t>
      </w:r>
      <w:r>
        <w:rPr>
          <w:sz w:val="28"/>
          <w:szCs w:val="28"/>
          <w:lang w:val="en-US"/>
        </w:rPr>
        <w:t>webapp</w:t>
      </w:r>
      <w:r w:rsidRPr="00685E6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рисунке </w:t>
      </w:r>
      <w:r w:rsidR="00FE70CD">
        <w:rPr>
          <w:sz w:val="28"/>
          <w:szCs w:val="28"/>
        </w:rPr>
        <w:t>3</w:t>
      </w:r>
      <w:r>
        <w:rPr>
          <w:sz w:val="28"/>
          <w:szCs w:val="28"/>
        </w:rPr>
        <w:t>.4.</w:t>
      </w:r>
    </w:p>
    <w:p w14:paraId="2908EB2C" w14:textId="77777777" w:rsidR="005D20EB" w:rsidRPr="0094398A" w:rsidRDefault="005D20EB" w:rsidP="005D20EB">
      <w:pPr>
        <w:ind w:left="1571"/>
        <w:jc w:val="both"/>
        <w:rPr>
          <w:sz w:val="28"/>
          <w:szCs w:val="28"/>
        </w:rPr>
      </w:pPr>
    </w:p>
    <w:p w14:paraId="121FD38A" w14:textId="77777777" w:rsidR="005D20EB" w:rsidRPr="00685E61" w:rsidRDefault="00BE68E3" w:rsidP="005D20EB">
      <w:pPr>
        <w:ind w:left="1571"/>
        <w:jc w:val="both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655DA3BF" wp14:editId="5050AFC8">
            <wp:extent cx="4105275" cy="62865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D96" w14:textId="77777777" w:rsidR="005D20EB" w:rsidRPr="00D84977" w:rsidRDefault="005D20EB" w:rsidP="005D20EB">
      <w:pPr>
        <w:ind w:firstLine="851"/>
        <w:jc w:val="both"/>
        <w:rPr>
          <w:sz w:val="28"/>
          <w:szCs w:val="28"/>
        </w:rPr>
      </w:pPr>
    </w:p>
    <w:p w14:paraId="095B8A7B" w14:textId="77777777" w:rsidR="0098489A" w:rsidRDefault="005D20EB" w:rsidP="0098489A">
      <w:pPr>
        <w:jc w:val="center"/>
      </w:pPr>
      <w:bookmarkStart w:id="399" w:name="_Toc41086409"/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>
        <w:t>4</w:t>
      </w:r>
      <w:r w:rsidRPr="00685E61">
        <w:t xml:space="preserve"> – </w:t>
      </w:r>
      <w:r>
        <w:t xml:space="preserve">Структура </w:t>
      </w:r>
      <w:r>
        <w:rPr>
          <w:lang w:val="en-US"/>
        </w:rPr>
        <w:t>webapp</w:t>
      </w:r>
      <w:bookmarkEnd w:id="399"/>
    </w:p>
    <w:p w14:paraId="45A58F6E" w14:textId="77777777" w:rsidR="0098489A" w:rsidRDefault="0098489A" w:rsidP="0098489A">
      <w:r>
        <w:lastRenderedPageBreak/>
        <w:t xml:space="preserve">Контроллекр регистрации пользователей реализован как показано на рисунке </w:t>
      </w:r>
      <w:r w:rsidR="00FE70CD">
        <w:t>3</w:t>
      </w:r>
      <w:r>
        <w:t>.5.</w:t>
      </w:r>
    </w:p>
    <w:p w14:paraId="27357532" w14:textId="77777777" w:rsidR="0098489A" w:rsidRDefault="0098489A" w:rsidP="0098489A"/>
    <w:p w14:paraId="07F023C8" w14:textId="77777777" w:rsidR="0098489A" w:rsidRDefault="00BE68E3" w:rsidP="0098489A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A0F8444" wp14:editId="4DEC7A84">
            <wp:extent cx="6115050" cy="375285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5498" w14:textId="77777777" w:rsidR="0098489A" w:rsidRDefault="0098489A" w:rsidP="0098489A">
      <w:pPr>
        <w:rPr>
          <w:noProof/>
          <w:lang w:val="en-US" w:eastAsia="en-US"/>
        </w:rPr>
      </w:pPr>
    </w:p>
    <w:p w14:paraId="2DC35B73" w14:textId="77777777" w:rsidR="0098489A" w:rsidRPr="00FE70CD" w:rsidRDefault="0098489A" w:rsidP="0098489A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>
        <w:t>5</w:t>
      </w:r>
      <w:r w:rsidRPr="00685E61">
        <w:t xml:space="preserve"> – </w:t>
      </w:r>
      <w:r>
        <w:t xml:space="preserve">Реализация </w:t>
      </w:r>
      <w:r>
        <w:rPr>
          <w:lang w:val="en-US"/>
        </w:rPr>
        <w:t>RegisterPageServlet</w:t>
      </w:r>
    </w:p>
    <w:p w14:paraId="2916C19D" w14:textId="77777777" w:rsidR="0098489A" w:rsidRPr="00FE70CD" w:rsidRDefault="0098489A" w:rsidP="0098489A">
      <w:pPr>
        <w:jc w:val="center"/>
      </w:pPr>
    </w:p>
    <w:p w14:paraId="25090BCE" w14:textId="217A94E9" w:rsidR="0098489A" w:rsidRPr="0098489A" w:rsidRDefault="06B750E2" w:rsidP="0098489A">
      <w:r>
        <w:t>Контроллер редактирования продуктов реализован как показано на рисунке 3.6.</w:t>
      </w:r>
    </w:p>
    <w:p w14:paraId="74869460" w14:textId="77777777" w:rsidR="0098489A" w:rsidRDefault="0098489A" w:rsidP="0098489A">
      <w:pPr>
        <w:jc w:val="center"/>
      </w:pPr>
    </w:p>
    <w:p w14:paraId="187F57B8" w14:textId="77777777" w:rsidR="0098489A" w:rsidRDefault="00BE68E3" w:rsidP="0098489A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465F65B" wp14:editId="17A1994E">
            <wp:extent cx="6115050" cy="359092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8AF4" w14:textId="77777777" w:rsidR="0098489A" w:rsidRDefault="0098489A" w:rsidP="0098489A">
      <w:pPr>
        <w:jc w:val="center"/>
        <w:rPr>
          <w:noProof/>
          <w:lang w:val="en-US" w:eastAsia="en-US"/>
        </w:rPr>
      </w:pPr>
    </w:p>
    <w:p w14:paraId="73DACB08" w14:textId="77777777" w:rsidR="0098489A" w:rsidRDefault="0098489A" w:rsidP="0098489A">
      <w:pPr>
        <w:jc w:val="center"/>
        <w:rPr>
          <w:lang w:val="en-US"/>
        </w:rPr>
      </w:pPr>
      <w:r>
        <w:t>Рисунок</w:t>
      </w:r>
      <w:r w:rsidRPr="00FE70CD">
        <w:rPr>
          <w:lang w:val="en-US"/>
        </w:rPr>
        <w:t xml:space="preserve"> </w:t>
      </w:r>
      <w:r w:rsidR="00FE70CD" w:rsidRPr="00FE70CD">
        <w:rPr>
          <w:lang w:val="en-US"/>
        </w:rPr>
        <w:t>3</w:t>
      </w:r>
      <w:r w:rsidRPr="00FE70CD">
        <w:rPr>
          <w:lang w:val="en-US"/>
        </w:rPr>
        <w:t>.</w:t>
      </w:r>
      <w:r>
        <w:rPr>
          <w:lang w:val="en-US"/>
        </w:rPr>
        <w:t>6</w:t>
      </w:r>
      <w:r w:rsidRPr="00FE70CD">
        <w:rPr>
          <w:lang w:val="en-US"/>
        </w:rPr>
        <w:t xml:space="preserve"> – </w:t>
      </w:r>
      <w:r>
        <w:t>Реализация</w:t>
      </w:r>
      <w:r w:rsidRPr="00FE70CD">
        <w:rPr>
          <w:lang w:val="en-US"/>
        </w:rPr>
        <w:t xml:space="preserve"> </w:t>
      </w:r>
      <w:r>
        <w:rPr>
          <w:lang w:val="en-US"/>
        </w:rPr>
        <w:t>EditProductPageServlet.doPost</w:t>
      </w:r>
    </w:p>
    <w:p w14:paraId="46ABBD8F" w14:textId="77777777" w:rsidR="0098489A" w:rsidRDefault="0098489A" w:rsidP="0098489A">
      <w:pPr>
        <w:rPr>
          <w:lang w:val="en-US"/>
        </w:rPr>
      </w:pPr>
    </w:p>
    <w:p w14:paraId="6E5026F6" w14:textId="77777777" w:rsidR="004D4177" w:rsidRPr="00FE70CD" w:rsidRDefault="00067967" w:rsidP="004D4177">
      <w:pPr>
        <w:rPr>
          <w:lang w:val="en-US"/>
        </w:rPr>
      </w:pPr>
      <w:r>
        <w:lastRenderedPageBreak/>
        <w:t>Метод</w:t>
      </w:r>
      <w:r w:rsidRPr="00FE70CD">
        <w:rPr>
          <w:lang w:val="en-US"/>
        </w:rPr>
        <w:t xml:space="preserve"> OrderOverviewPageServlet.</w:t>
      </w:r>
      <w:r>
        <w:rPr>
          <w:lang w:val="en-US"/>
        </w:rPr>
        <w:t>doPost</w:t>
      </w:r>
      <w:r w:rsidRPr="00FE70CD">
        <w:rPr>
          <w:lang w:val="en-US"/>
        </w:rPr>
        <w:t xml:space="preserve"> </w:t>
      </w:r>
      <w:r w:rsidR="004D4177">
        <w:t>реализован</w:t>
      </w:r>
      <w:r w:rsidR="004D4177" w:rsidRPr="00FE70CD">
        <w:rPr>
          <w:lang w:val="en-US"/>
        </w:rPr>
        <w:t xml:space="preserve"> </w:t>
      </w:r>
      <w:r w:rsidR="004D4177">
        <w:t>как</w:t>
      </w:r>
      <w:r w:rsidR="004D4177" w:rsidRPr="00FE70CD">
        <w:rPr>
          <w:lang w:val="en-US"/>
        </w:rPr>
        <w:t xml:space="preserve"> </w:t>
      </w:r>
      <w:r w:rsidR="004D4177">
        <w:t>показано</w:t>
      </w:r>
      <w:r w:rsidR="004D4177" w:rsidRPr="00FE70CD">
        <w:rPr>
          <w:lang w:val="en-US"/>
        </w:rPr>
        <w:t xml:space="preserve"> </w:t>
      </w:r>
      <w:r w:rsidR="004D4177">
        <w:t>на</w:t>
      </w:r>
      <w:r w:rsidR="004D4177" w:rsidRPr="00FE70CD">
        <w:rPr>
          <w:lang w:val="en-US"/>
        </w:rPr>
        <w:t xml:space="preserve"> </w:t>
      </w:r>
      <w:r w:rsidR="004D4177">
        <w:t>рисунке</w:t>
      </w:r>
      <w:r w:rsidR="004D4177" w:rsidRPr="00FE70CD">
        <w:rPr>
          <w:lang w:val="en-US"/>
        </w:rPr>
        <w:t xml:space="preserve"> </w:t>
      </w:r>
      <w:r w:rsidR="00FE70CD" w:rsidRPr="00FE70CD">
        <w:rPr>
          <w:lang w:val="en-US"/>
        </w:rPr>
        <w:t>3</w:t>
      </w:r>
      <w:r w:rsidR="004D4177" w:rsidRPr="00FE70CD">
        <w:rPr>
          <w:lang w:val="en-US"/>
        </w:rPr>
        <w:t>.7.</w:t>
      </w:r>
    </w:p>
    <w:p w14:paraId="06BBA33E" w14:textId="77777777" w:rsidR="004D4177" w:rsidRPr="00FE70CD" w:rsidRDefault="004D4177" w:rsidP="0098489A">
      <w:pPr>
        <w:rPr>
          <w:lang w:val="en-US"/>
        </w:rPr>
      </w:pPr>
    </w:p>
    <w:p w14:paraId="464FCBC1" w14:textId="77777777" w:rsidR="004D4177" w:rsidRDefault="00BE68E3" w:rsidP="0098489A">
      <w:r>
        <w:rPr>
          <w:noProof/>
          <w:lang w:val="en-US" w:eastAsia="en-US"/>
        </w:rPr>
        <w:drawing>
          <wp:inline distT="0" distB="0" distL="0" distR="0" wp14:anchorId="0FFA78F0" wp14:editId="45E2CEEB">
            <wp:extent cx="5872478" cy="1257300"/>
            <wp:effectExtent l="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47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B09" w14:textId="77777777" w:rsidR="004D4177" w:rsidRDefault="004D4177" w:rsidP="0098489A"/>
    <w:p w14:paraId="36188E83" w14:textId="77777777" w:rsidR="004D4177" w:rsidRPr="004D4177" w:rsidRDefault="004D4177" w:rsidP="004D4177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>
        <w:t>7</w:t>
      </w:r>
      <w:r w:rsidRPr="00685E61">
        <w:t xml:space="preserve"> – </w:t>
      </w:r>
      <w:r>
        <w:t xml:space="preserve">Реализация </w:t>
      </w:r>
      <w:r>
        <w:rPr>
          <w:lang w:val="en-US"/>
        </w:rPr>
        <w:t>DosFilter</w:t>
      </w:r>
      <w:r w:rsidRPr="004D4177">
        <w:t>.</w:t>
      </w:r>
      <w:r>
        <w:rPr>
          <w:lang w:val="en-US"/>
        </w:rPr>
        <w:t>doFilter</w:t>
      </w:r>
    </w:p>
    <w:p w14:paraId="3382A365" w14:textId="77777777" w:rsidR="004D4177" w:rsidRDefault="004D4177" w:rsidP="0098489A"/>
    <w:p w14:paraId="06B51F4A" w14:textId="27B3B944" w:rsidR="0098489A" w:rsidRPr="0098489A" w:rsidRDefault="06B750E2" w:rsidP="0098489A">
      <w:r>
        <w:t xml:space="preserve">Фильтр защищающий от </w:t>
      </w:r>
      <w:r w:rsidRPr="06B750E2">
        <w:rPr>
          <w:lang w:val="en-US"/>
        </w:rPr>
        <w:t>DOS</w:t>
      </w:r>
      <w:r>
        <w:t xml:space="preserve"> атак реализован как показано на рисунке 3.8.</w:t>
      </w:r>
    </w:p>
    <w:p w14:paraId="5C71F136" w14:textId="77777777" w:rsidR="005D20EB" w:rsidRDefault="005D20EB" w:rsidP="003C64AA"/>
    <w:p w14:paraId="62199465" w14:textId="77777777" w:rsidR="0098489A" w:rsidRDefault="00BE68E3" w:rsidP="003C64AA">
      <w:r>
        <w:rPr>
          <w:noProof/>
          <w:lang w:val="en-US" w:eastAsia="en-US"/>
        </w:rPr>
        <w:drawing>
          <wp:inline distT="0" distB="0" distL="0" distR="0" wp14:anchorId="3F8AAB09" wp14:editId="6DA29194">
            <wp:extent cx="5934076" cy="1238250"/>
            <wp:effectExtent l="0" t="0" r="0" b="0"/>
            <wp:docPr id="21" name="Picture 1960935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09354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3B1" w14:textId="77777777" w:rsidR="005D20EB" w:rsidRDefault="005D20EB" w:rsidP="003C64AA"/>
    <w:p w14:paraId="5EF1E8EB" w14:textId="77777777" w:rsidR="0098489A" w:rsidRPr="004D4177" w:rsidRDefault="0098489A" w:rsidP="0098489A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 w:rsidR="004D4177" w:rsidRPr="004D4177">
        <w:t>8</w:t>
      </w:r>
      <w:r w:rsidRPr="00685E61">
        <w:t xml:space="preserve"> – </w:t>
      </w:r>
      <w:r>
        <w:t xml:space="preserve">Реализация </w:t>
      </w:r>
      <w:r>
        <w:rPr>
          <w:lang w:val="en-US"/>
        </w:rPr>
        <w:t>DosFilter</w:t>
      </w:r>
      <w:r w:rsidRPr="004D4177">
        <w:t>.</w:t>
      </w:r>
      <w:r>
        <w:rPr>
          <w:lang w:val="en-US"/>
        </w:rPr>
        <w:t>doFilter</w:t>
      </w:r>
    </w:p>
    <w:p w14:paraId="4C4CEA3D" w14:textId="77777777" w:rsidR="004D4177" w:rsidRPr="004D4177" w:rsidRDefault="004D4177" w:rsidP="0098489A">
      <w:pPr>
        <w:jc w:val="center"/>
      </w:pPr>
    </w:p>
    <w:p w14:paraId="34ADA3FC" w14:textId="77777777" w:rsidR="005D20EB" w:rsidRDefault="004D4177" w:rsidP="003C64AA">
      <w:r>
        <w:t xml:space="preserve">Метод </w:t>
      </w:r>
      <w:r>
        <w:rPr>
          <w:lang w:val="en-US"/>
        </w:rPr>
        <w:t>equals</w:t>
      </w:r>
      <w:r w:rsidRPr="004D4177">
        <w:t xml:space="preserve"> </w:t>
      </w:r>
      <w:r>
        <w:t xml:space="preserve">для класса </w:t>
      </w:r>
      <w:r>
        <w:rPr>
          <w:lang w:val="en-US"/>
        </w:rPr>
        <w:t>CardInfo</w:t>
      </w:r>
      <w:r w:rsidRPr="004D4177">
        <w:t xml:space="preserve"> </w:t>
      </w:r>
      <w:r>
        <w:t xml:space="preserve">реализован как показано на риснке </w:t>
      </w:r>
      <w:r w:rsidR="00FE70CD">
        <w:t>3</w:t>
      </w:r>
      <w:r>
        <w:t>.</w:t>
      </w:r>
      <w:r w:rsidRPr="004D4177">
        <w:t>9</w:t>
      </w:r>
      <w:r>
        <w:t>.</w:t>
      </w:r>
    </w:p>
    <w:p w14:paraId="50895670" w14:textId="77777777" w:rsidR="004D4177" w:rsidRPr="004D4177" w:rsidRDefault="004D4177" w:rsidP="003C64AA"/>
    <w:p w14:paraId="38C1F859" w14:textId="77777777" w:rsidR="005D20EB" w:rsidRDefault="00BE68E3" w:rsidP="003C64AA">
      <w:r>
        <w:rPr>
          <w:noProof/>
          <w:lang w:val="en-US" w:eastAsia="en-US"/>
        </w:rPr>
        <w:drawing>
          <wp:inline distT="0" distB="0" distL="0" distR="0" wp14:anchorId="02AB20EB" wp14:editId="3CB91899">
            <wp:extent cx="5968366" cy="1562100"/>
            <wp:effectExtent l="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6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7CE" w14:textId="77777777" w:rsidR="005D20EB" w:rsidRDefault="005D20EB" w:rsidP="003C64AA"/>
    <w:p w14:paraId="146238F7" w14:textId="77777777" w:rsidR="004D4177" w:rsidRPr="00FE70CD" w:rsidRDefault="004D4177" w:rsidP="004D4177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 w:rsidRPr="00FE70CD">
        <w:t>9</w:t>
      </w:r>
      <w:r w:rsidRPr="00685E61">
        <w:t xml:space="preserve"> – </w:t>
      </w:r>
      <w:r>
        <w:t xml:space="preserve">Реализация </w:t>
      </w:r>
      <w:r>
        <w:rPr>
          <w:lang w:val="en-US"/>
        </w:rPr>
        <w:t>CardInfo</w:t>
      </w:r>
      <w:r w:rsidRPr="00FE70CD">
        <w:t>.</w:t>
      </w:r>
      <w:r>
        <w:rPr>
          <w:lang w:val="en-US"/>
        </w:rPr>
        <w:t>equals</w:t>
      </w:r>
    </w:p>
    <w:p w14:paraId="41004F19" w14:textId="77777777" w:rsidR="0042340B" w:rsidRPr="00FE70CD" w:rsidRDefault="0042340B" w:rsidP="004D4177">
      <w:pPr>
        <w:jc w:val="center"/>
      </w:pPr>
    </w:p>
    <w:p w14:paraId="0A624D03" w14:textId="391D893F" w:rsidR="0042340B" w:rsidRDefault="06B750E2" w:rsidP="0042340B">
      <w:r>
        <w:t>Метод фильтрации продуктов по свойствам реализован как показано на рисунке 3.10.</w:t>
      </w:r>
    </w:p>
    <w:p w14:paraId="67C0C651" w14:textId="77777777" w:rsidR="0042340B" w:rsidRPr="004D4177" w:rsidRDefault="0042340B" w:rsidP="0042340B"/>
    <w:p w14:paraId="308D56CC" w14:textId="77777777" w:rsidR="0042340B" w:rsidRDefault="00BE68E3" w:rsidP="0042340B">
      <w:r>
        <w:rPr>
          <w:noProof/>
          <w:lang w:val="en-US" w:eastAsia="en-US"/>
        </w:rPr>
        <w:drawing>
          <wp:inline distT="0" distB="0" distL="0" distR="0" wp14:anchorId="2493DE8C" wp14:editId="4B561776">
            <wp:extent cx="6000750" cy="136207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50C6" w14:textId="77777777" w:rsidR="0042340B" w:rsidRDefault="0042340B" w:rsidP="0042340B"/>
    <w:p w14:paraId="551C4A84" w14:textId="77777777" w:rsidR="0042340B" w:rsidRPr="0042340B" w:rsidRDefault="0042340B" w:rsidP="0042340B">
      <w:pPr>
        <w:jc w:val="center"/>
      </w:pPr>
      <w:r>
        <w:t>Рисунок</w:t>
      </w:r>
      <w:r w:rsidRPr="00685E61">
        <w:t xml:space="preserve"> </w:t>
      </w:r>
      <w:r w:rsidR="00FE70CD">
        <w:t>3</w:t>
      </w:r>
      <w:r w:rsidRPr="00685E61">
        <w:t>.</w:t>
      </w:r>
      <w:r>
        <w:t>10</w:t>
      </w:r>
      <w:r w:rsidRPr="00685E61">
        <w:t xml:space="preserve"> – </w:t>
      </w:r>
      <w:r>
        <w:t xml:space="preserve">Реализация </w:t>
      </w:r>
      <w:r>
        <w:rPr>
          <w:lang w:val="en-US"/>
        </w:rPr>
        <w:t>DefaultProductService</w:t>
      </w:r>
      <w:r w:rsidRPr="00C537F1">
        <w:t>.</w:t>
      </w:r>
      <w:r>
        <w:rPr>
          <w:lang w:val="en-US"/>
        </w:rPr>
        <w:t>filterProductsByFields</w:t>
      </w:r>
    </w:p>
    <w:p w14:paraId="7B04FA47" w14:textId="77777777" w:rsidR="0042340B" w:rsidRPr="004D4177" w:rsidRDefault="0042340B" w:rsidP="004D4177">
      <w:pPr>
        <w:jc w:val="center"/>
      </w:pPr>
    </w:p>
    <w:p w14:paraId="52D173FA" w14:textId="77777777" w:rsidR="00A95EBF" w:rsidRDefault="007A1D26" w:rsidP="00003F33">
      <w:pPr>
        <w:pStyle w:val="Heading1"/>
        <w:spacing w:line="360" w:lineRule="auto"/>
        <w:ind w:firstLine="708"/>
        <w:jc w:val="left"/>
        <w:rPr>
          <w:szCs w:val="28"/>
        </w:rPr>
      </w:pPr>
      <w:bookmarkStart w:id="400" w:name="_Toc135156556"/>
      <w:bookmarkStart w:id="401" w:name="_Toc38899159"/>
      <w:bookmarkStart w:id="402" w:name="_Toc59134482"/>
      <w:r w:rsidRPr="0095541C">
        <w:rPr>
          <w:szCs w:val="28"/>
        </w:rPr>
        <w:lastRenderedPageBreak/>
        <w:t>4</w:t>
      </w:r>
      <w:r w:rsidR="00E54E53" w:rsidRPr="005463ED">
        <w:rPr>
          <w:szCs w:val="28"/>
        </w:rPr>
        <w:t xml:space="preserve">. </w:t>
      </w:r>
      <w:bookmarkEnd w:id="398"/>
      <w:bookmarkEnd w:id="400"/>
      <w:bookmarkEnd w:id="401"/>
      <w:r w:rsidR="00FE70CD" w:rsidRPr="00FE70CD">
        <w:rPr>
          <w:iCs w:val="0"/>
          <w:color w:val="222222"/>
          <w:shd w:val="clear" w:color="auto" w:fill="F9F9F9"/>
        </w:rPr>
        <w:t>Проектирование модульных тестов</w:t>
      </w:r>
      <w:bookmarkEnd w:id="402"/>
    </w:p>
    <w:p w14:paraId="568C698B" w14:textId="77777777" w:rsidR="00003F33" w:rsidRPr="00003F33" w:rsidRDefault="00003F33" w:rsidP="00003F33"/>
    <w:p w14:paraId="7555E561" w14:textId="77777777" w:rsidR="00464CE5" w:rsidRPr="002960C1" w:rsidRDefault="00003F33" w:rsidP="002960C1">
      <w:pPr>
        <w:pStyle w:val="Heading2"/>
        <w:rPr>
          <w:rStyle w:val="Strong"/>
          <w:rFonts w:ascii="Times New Roman" w:hAnsi="Times New Roman"/>
          <w:b/>
          <w:i w:val="0"/>
          <w:sz w:val="26"/>
          <w:szCs w:val="26"/>
        </w:rPr>
      </w:pPr>
      <w:bookmarkStart w:id="403" w:name="_Toc59134483"/>
      <w:r w:rsidRPr="002960C1">
        <w:rPr>
          <w:rStyle w:val="Strong"/>
          <w:rFonts w:ascii="Times New Roman" w:hAnsi="Times New Roman"/>
          <w:b/>
          <w:i w:val="0"/>
          <w:sz w:val="26"/>
          <w:szCs w:val="26"/>
        </w:rPr>
        <w:t xml:space="preserve">4.1 </w:t>
      </w:r>
      <w:r w:rsidR="00FE70CD">
        <w:rPr>
          <w:i w:val="0"/>
          <w:iCs/>
          <w:color w:val="222222"/>
          <w:shd w:val="clear" w:color="auto" w:fill="F9F9F9"/>
        </w:rPr>
        <w:t>Построение ориентированных графов МакКейба</w:t>
      </w:r>
      <w:bookmarkEnd w:id="403"/>
    </w:p>
    <w:p w14:paraId="1A939487" w14:textId="77777777" w:rsidR="00464CE5" w:rsidRPr="00464CE5" w:rsidRDefault="00464CE5" w:rsidP="00464CE5"/>
    <w:p w14:paraId="0F1DF8EC" w14:textId="77777777" w:rsidR="00C537F1" w:rsidRDefault="00C537F1" w:rsidP="00C537F1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  <w:lang w:val="be-BY"/>
        </w:rPr>
      </w:pPr>
      <w:r w:rsidRPr="00003F33">
        <w:rPr>
          <w:sz w:val="26"/>
          <w:szCs w:val="26"/>
          <w:lang w:val="be-BY"/>
        </w:rPr>
        <w:t xml:space="preserve">Тестовые методы сопровождются графами Маккейба. </w:t>
      </w:r>
      <w:r>
        <w:rPr>
          <w:sz w:val="26"/>
          <w:szCs w:val="26"/>
          <w:lang w:val="be-BY"/>
        </w:rPr>
        <w:t>Д</w:t>
      </w:r>
      <w:r w:rsidRPr="00003F33">
        <w:rPr>
          <w:sz w:val="26"/>
          <w:szCs w:val="26"/>
          <w:lang w:val="be-BY"/>
        </w:rPr>
        <w:t xml:space="preserve">ля метода на рисунке </w:t>
      </w:r>
      <w:r>
        <w:rPr>
          <w:sz w:val="26"/>
          <w:szCs w:val="26"/>
          <w:lang w:val="be-BY"/>
        </w:rPr>
        <w:t xml:space="preserve">3.5 </w:t>
      </w:r>
      <w:r w:rsidRPr="00003F33">
        <w:rPr>
          <w:sz w:val="26"/>
          <w:szCs w:val="26"/>
          <w:lang w:val="be-BY"/>
        </w:rPr>
        <w:t>граф Маккейба будет выглядеть следющим образом</w:t>
      </w:r>
      <w:r>
        <w:rPr>
          <w:sz w:val="26"/>
          <w:szCs w:val="26"/>
          <w:lang w:val="be-BY"/>
        </w:rPr>
        <w:t xml:space="preserve"> рисунок 4.1.</w:t>
      </w:r>
    </w:p>
    <w:p w14:paraId="6AA258D8" w14:textId="77777777" w:rsidR="000E7EF1" w:rsidRPr="00003F33" w:rsidRDefault="000E7EF1" w:rsidP="00003F33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6FFBD3EC" w14:textId="77777777" w:rsidR="00C537F1" w:rsidRPr="00003F33" w:rsidRDefault="00BE68E3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noProof/>
          <w:lang w:val="en-US" w:eastAsia="en-US"/>
        </w:rPr>
        <w:drawing>
          <wp:inline distT="0" distB="0" distL="0" distR="0" wp14:anchorId="7BDA16A3" wp14:editId="17D5933C">
            <wp:extent cx="2200275" cy="2705100"/>
            <wp:effectExtent l="0" t="0" r="0" b="0"/>
            <wp:docPr id="24" name="Picture 140735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3559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CAD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6F4A3E4C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4.1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Граф Маккейба для метода на рисунке 3.5</w:t>
      </w:r>
    </w:p>
    <w:p w14:paraId="36AF6883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13224743" w14:textId="77777777" w:rsidR="00C537F1" w:rsidRDefault="00C537F1" w:rsidP="00C537F1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Д</w:t>
      </w:r>
      <w:r w:rsidRPr="00003F33">
        <w:rPr>
          <w:sz w:val="26"/>
          <w:szCs w:val="26"/>
          <w:lang w:val="be-BY"/>
        </w:rPr>
        <w:t xml:space="preserve">ля метода на рисунке </w:t>
      </w:r>
      <w:r>
        <w:rPr>
          <w:sz w:val="26"/>
          <w:szCs w:val="26"/>
          <w:lang w:val="be-BY"/>
        </w:rPr>
        <w:t xml:space="preserve">3.6 </w:t>
      </w:r>
      <w:r w:rsidRPr="00003F33">
        <w:rPr>
          <w:sz w:val="26"/>
          <w:szCs w:val="26"/>
          <w:lang w:val="be-BY"/>
        </w:rPr>
        <w:t>граф Маккейба будет выглядеть следющим образом</w:t>
      </w:r>
      <w:r>
        <w:rPr>
          <w:sz w:val="26"/>
          <w:szCs w:val="26"/>
          <w:lang w:val="be-BY"/>
        </w:rPr>
        <w:t xml:space="preserve"> рисунок 4.2.</w:t>
      </w:r>
    </w:p>
    <w:p w14:paraId="54C529ED" w14:textId="77777777" w:rsidR="00C537F1" w:rsidRPr="00003F33" w:rsidRDefault="00C537F1" w:rsidP="00C537F1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1C0157D6" w14:textId="77777777" w:rsidR="00C537F1" w:rsidRPr="00003F33" w:rsidRDefault="00BE68E3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BFA76D0" wp14:editId="7D827B9F">
            <wp:extent cx="2011045" cy="4360545"/>
            <wp:effectExtent l="0" t="0" r="0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1A01DCD4" w14:textId="77777777" w:rsidR="00C537F1" w:rsidRPr="00003F33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4.2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Граф Маккейба для метода на рисунке 3.6</w:t>
      </w:r>
    </w:p>
    <w:p w14:paraId="526770CE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51B60001" w14:textId="77777777" w:rsidR="00C537F1" w:rsidRDefault="00C537F1" w:rsidP="00C537F1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Д</w:t>
      </w:r>
      <w:r w:rsidRPr="00003F33">
        <w:rPr>
          <w:sz w:val="26"/>
          <w:szCs w:val="26"/>
          <w:lang w:val="be-BY"/>
        </w:rPr>
        <w:t xml:space="preserve">ля метода на рисунке </w:t>
      </w:r>
      <w:r>
        <w:rPr>
          <w:sz w:val="26"/>
          <w:szCs w:val="26"/>
          <w:lang w:val="be-BY"/>
        </w:rPr>
        <w:t xml:space="preserve">3.7 </w:t>
      </w:r>
      <w:r w:rsidRPr="00003F33">
        <w:rPr>
          <w:sz w:val="26"/>
          <w:szCs w:val="26"/>
          <w:lang w:val="be-BY"/>
        </w:rPr>
        <w:t>граф Маккейба будет выглядеть следющим образом</w:t>
      </w:r>
      <w:r>
        <w:rPr>
          <w:sz w:val="26"/>
          <w:szCs w:val="26"/>
          <w:lang w:val="be-BY"/>
        </w:rPr>
        <w:t xml:space="preserve"> рисунок 4.3.</w:t>
      </w:r>
    </w:p>
    <w:p w14:paraId="7CBEED82" w14:textId="77777777" w:rsidR="00C537F1" w:rsidRPr="00003F33" w:rsidRDefault="00C537F1" w:rsidP="00C537F1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6E36661F" w14:textId="77777777" w:rsidR="00C537F1" w:rsidRPr="00003F33" w:rsidRDefault="00BE68E3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noProof/>
          <w:lang w:val="en-US" w:eastAsia="en-US"/>
        </w:rPr>
        <w:drawing>
          <wp:inline distT="0" distB="0" distL="0" distR="0" wp14:anchorId="37A15C08" wp14:editId="679BE893">
            <wp:extent cx="1524000" cy="2076450"/>
            <wp:effectExtent l="0" t="0" r="0" b="0"/>
            <wp:docPr id="26" name="Picture 75894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94092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5DC7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1FDE4300" w14:textId="77777777" w:rsidR="00C537F1" w:rsidRPr="00003F33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4.3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Граф Маккейба для метода на рисунке 3.7</w:t>
      </w:r>
    </w:p>
    <w:p w14:paraId="135E58C4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4E4E938D" w14:textId="77777777" w:rsidR="00C537F1" w:rsidRDefault="00C537F1" w:rsidP="00C537F1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Д</w:t>
      </w:r>
      <w:r w:rsidRPr="00003F33">
        <w:rPr>
          <w:sz w:val="26"/>
          <w:szCs w:val="26"/>
          <w:lang w:val="be-BY"/>
        </w:rPr>
        <w:t xml:space="preserve">ля метода на рисунке </w:t>
      </w:r>
      <w:r>
        <w:rPr>
          <w:sz w:val="26"/>
          <w:szCs w:val="26"/>
          <w:lang w:val="be-BY"/>
        </w:rPr>
        <w:t>3.</w:t>
      </w:r>
      <w:r w:rsidR="002A2B84">
        <w:rPr>
          <w:sz w:val="26"/>
          <w:szCs w:val="26"/>
          <w:lang w:val="be-BY"/>
        </w:rPr>
        <w:t>8</w:t>
      </w:r>
      <w:r>
        <w:rPr>
          <w:sz w:val="26"/>
          <w:szCs w:val="26"/>
          <w:lang w:val="be-BY"/>
        </w:rPr>
        <w:t xml:space="preserve"> </w:t>
      </w:r>
      <w:r w:rsidRPr="00003F33">
        <w:rPr>
          <w:sz w:val="26"/>
          <w:szCs w:val="26"/>
          <w:lang w:val="be-BY"/>
        </w:rPr>
        <w:t>граф Маккейба будет выглядеть следющим образом</w:t>
      </w:r>
      <w:r>
        <w:rPr>
          <w:sz w:val="26"/>
          <w:szCs w:val="26"/>
          <w:lang w:val="be-BY"/>
        </w:rPr>
        <w:t xml:space="preserve"> рисунок 4</w:t>
      </w:r>
      <w:r w:rsidR="002A2B84">
        <w:rPr>
          <w:sz w:val="26"/>
          <w:szCs w:val="26"/>
          <w:lang w:val="be-BY"/>
        </w:rPr>
        <w:t>.4</w:t>
      </w:r>
      <w:r>
        <w:rPr>
          <w:sz w:val="26"/>
          <w:szCs w:val="26"/>
          <w:lang w:val="be-BY"/>
        </w:rPr>
        <w:t>.</w:t>
      </w:r>
    </w:p>
    <w:p w14:paraId="62EBF9A1" w14:textId="77777777" w:rsidR="00C537F1" w:rsidRPr="00003F33" w:rsidRDefault="00C537F1" w:rsidP="00C537F1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0C6C2CD5" w14:textId="77777777" w:rsidR="00C537F1" w:rsidRPr="00003F33" w:rsidRDefault="00BE68E3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FDFDB72" wp14:editId="71F77EBA">
            <wp:extent cx="1819275" cy="2400300"/>
            <wp:effectExtent l="0" t="0" r="0" b="0"/>
            <wp:docPr id="27" name="Picture 59143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4348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88E4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5F425032" w14:textId="77777777" w:rsidR="00C537F1" w:rsidRPr="00003F33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4.</w:t>
      </w:r>
      <w:r w:rsidR="002A2B84">
        <w:rPr>
          <w:sz w:val="26"/>
          <w:szCs w:val="26"/>
          <w:lang w:val="be-BY"/>
        </w:rPr>
        <w:t>4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Граф Маккейба</w:t>
      </w:r>
      <w:r w:rsidR="002A2B84">
        <w:rPr>
          <w:sz w:val="26"/>
          <w:szCs w:val="26"/>
          <w:lang w:val="be-BY"/>
        </w:rPr>
        <w:t xml:space="preserve"> для метода на рисунке 3.8</w:t>
      </w:r>
    </w:p>
    <w:p w14:paraId="508C98E9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31BC1DCD" w14:textId="77777777" w:rsidR="00C537F1" w:rsidRDefault="00C537F1" w:rsidP="00C537F1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Д</w:t>
      </w:r>
      <w:r w:rsidRPr="00003F33">
        <w:rPr>
          <w:sz w:val="26"/>
          <w:szCs w:val="26"/>
          <w:lang w:val="be-BY"/>
        </w:rPr>
        <w:t xml:space="preserve">ля метода на рисунке </w:t>
      </w:r>
      <w:r>
        <w:rPr>
          <w:sz w:val="26"/>
          <w:szCs w:val="26"/>
          <w:lang w:val="be-BY"/>
        </w:rPr>
        <w:t>3.</w:t>
      </w:r>
      <w:r w:rsidR="002A2B84">
        <w:rPr>
          <w:sz w:val="26"/>
          <w:szCs w:val="26"/>
          <w:lang w:val="be-BY"/>
        </w:rPr>
        <w:t>9</w:t>
      </w:r>
      <w:r>
        <w:rPr>
          <w:sz w:val="26"/>
          <w:szCs w:val="26"/>
          <w:lang w:val="be-BY"/>
        </w:rPr>
        <w:t xml:space="preserve"> </w:t>
      </w:r>
      <w:r w:rsidRPr="00003F33">
        <w:rPr>
          <w:sz w:val="26"/>
          <w:szCs w:val="26"/>
          <w:lang w:val="be-BY"/>
        </w:rPr>
        <w:t>граф Маккейба будет выглядеть следющим образом</w:t>
      </w:r>
      <w:r>
        <w:rPr>
          <w:sz w:val="26"/>
          <w:szCs w:val="26"/>
          <w:lang w:val="be-BY"/>
        </w:rPr>
        <w:t xml:space="preserve"> рисунок 4</w:t>
      </w:r>
      <w:r w:rsidR="002A2B84">
        <w:rPr>
          <w:sz w:val="26"/>
          <w:szCs w:val="26"/>
          <w:lang w:val="be-BY"/>
        </w:rPr>
        <w:t>.5</w:t>
      </w:r>
      <w:r>
        <w:rPr>
          <w:sz w:val="26"/>
          <w:szCs w:val="26"/>
          <w:lang w:val="be-BY"/>
        </w:rPr>
        <w:t>.</w:t>
      </w:r>
    </w:p>
    <w:p w14:paraId="779F8E76" w14:textId="77777777" w:rsidR="00C537F1" w:rsidRPr="00003F33" w:rsidRDefault="00C537F1" w:rsidP="00C537F1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7818863E" w14:textId="77777777" w:rsidR="00C537F1" w:rsidRPr="00003F33" w:rsidRDefault="00BE68E3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noProof/>
          <w:lang w:val="en-US" w:eastAsia="en-US"/>
        </w:rPr>
        <w:drawing>
          <wp:inline distT="0" distB="0" distL="0" distR="0" wp14:anchorId="35E2EED2" wp14:editId="60A7C001">
            <wp:extent cx="2733675" cy="3362325"/>
            <wp:effectExtent l="0" t="0" r="0" b="0"/>
            <wp:docPr id="28" name="Picture 140735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3559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9B9A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64AE494C" w14:textId="77777777" w:rsidR="00C537F1" w:rsidRPr="00003F33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4.</w:t>
      </w:r>
      <w:r w:rsidR="002A2B84">
        <w:rPr>
          <w:sz w:val="26"/>
          <w:szCs w:val="26"/>
          <w:lang w:val="be-BY"/>
        </w:rPr>
        <w:t>5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Граф Маккейба</w:t>
      </w:r>
      <w:r w:rsidR="002A2B84">
        <w:rPr>
          <w:sz w:val="26"/>
          <w:szCs w:val="26"/>
          <w:lang w:val="be-BY"/>
        </w:rPr>
        <w:t xml:space="preserve"> для метода на рисунке 3.9</w:t>
      </w:r>
    </w:p>
    <w:p w14:paraId="5F07D11E" w14:textId="77777777" w:rsidR="00C537F1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41508A3C" w14:textId="77777777" w:rsidR="00C537F1" w:rsidRPr="00003F33" w:rsidRDefault="00C537F1" w:rsidP="00C537F1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43D6B1D6" w14:textId="77777777" w:rsidR="002960C1" w:rsidRDefault="002960C1" w:rsidP="002960C1">
      <w:pPr>
        <w:rPr>
          <w:rStyle w:val="Strong"/>
          <w:b w:val="0"/>
          <w:i/>
          <w:sz w:val="26"/>
          <w:szCs w:val="26"/>
        </w:rPr>
      </w:pPr>
    </w:p>
    <w:p w14:paraId="17DBC151" w14:textId="77777777" w:rsidR="002960C1" w:rsidRDefault="002960C1" w:rsidP="002960C1">
      <w:pPr>
        <w:rPr>
          <w:rStyle w:val="Strong"/>
          <w:b w:val="0"/>
          <w:i/>
          <w:sz w:val="26"/>
          <w:szCs w:val="26"/>
        </w:rPr>
      </w:pPr>
    </w:p>
    <w:p w14:paraId="6F8BD81B" w14:textId="77777777" w:rsidR="002960C1" w:rsidRDefault="002960C1" w:rsidP="002960C1">
      <w:pPr>
        <w:rPr>
          <w:rStyle w:val="Strong"/>
          <w:b w:val="0"/>
          <w:i/>
          <w:sz w:val="26"/>
          <w:szCs w:val="26"/>
        </w:rPr>
      </w:pPr>
    </w:p>
    <w:p w14:paraId="2613E9C1" w14:textId="62709C03" w:rsidR="002960C1" w:rsidRDefault="002960C1" w:rsidP="002960C1">
      <w:pPr>
        <w:rPr>
          <w:rStyle w:val="Strong"/>
          <w:b w:val="0"/>
          <w:i/>
          <w:sz w:val="26"/>
          <w:szCs w:val="26"/>
        </w:rPr>
      </w:pPr>
    </w:p>
    <w:p w14:paraId="151E169A" w14:textId="77777777" w:rsidR="00B6555E" w:rsidRDefault="00B6555E" w:rsidP="002960C1">
      <w:pPr>
        <w:rPr>
          <w:rStyle w:val="Strong"/>
          <w:b w:val="0"/>
          <w:i/>
          <w:sz w:val="26"/>
          <w:szCs w:val="26"/>
        </w:rPr>
      </w:pPr>
    </w:p>
    <w:p w14:paraId="0DD437CD" w14:textId="77777777" w:rsidR="00464CE5" w:rsidRDefault="00464CE5" w:rsidP="002960C1">
      <w:pPr>
        <w:pStyle w:val="Heading2"/>
        <w:rPr>
          <w:rStyle w:val="Strong"/>
          <w:rFonts w:ascii="Times New Roman" w:hAnsi="Times New Roman"/>
          <w:b/>
          <w:i w:val="0"/>
          <w:sz w:val="26"/>
          <w:szCs w:val="26"/>
        </w:rPr>
      </w:pPr>
      <w:bookmarkStart w:id="404" w:name="_Toc59134484"/>
      <w:r w:rsidRPr="002960C1">
        <w:rPr>
          <w:rStyle w:val="Strong"/>
          <w:rFonts w:ascii="Times New Roman" w:hAnsi="Times New Roman"/>
          <w:b/>
          <w:i w:val="0"/>
          <w:sz w:val="26"/>
          <w:szCs w:val="26"/>
        </w:rPr>
        <w:lastRenderedPageBreak/>
        <w:t xml:space="preserve">4.2 </w:t>
      </w:r>
      <w:r w:rsidR="00FE70CD">
        <w:rPr>
          <w:i w:val="0"/>
          <w:iCs/>
          <w:color w:val="222222"/>
          <w:shd w:val="clear" w:color="auto" w:fill="F9F9F9"/>
        </w:rPr>
        <w:t>Формирование проходов</w:t>
      </w:r>
      <w:bookmarkEnd w:id="404"/>
    </w:p>
    <w:p w14:paraId="1037B8A3" w14:textId="77777777" w:rsidR="002960C1" w:rsidRDefault="002960C1" w:rsidP="002960C1"/>
    <w:p w14:paraId="42E35E1A" w14:textId="77777777" w:rsidR="007D3E0F" w:rsidRPr="00AF3E34" w:rsidRDefault="009634D7" w:rsidP="00AF3E34">
      <w:pPr>
        <w:shd w:val="clear" w:color="auto" w:fill="FFFFFF"/>
        <w:spacing w:line="300" w:lineRule="auto"/>
        <w:ind w:left="144" w:firstLine="706"/>
        <w:jc w:val="both"/>
        <w:rPr>
          <w:sz w:val="26"/>
          <w:szCs w:val="26"/>
          <w:lang w:val="be-BY"/>
        </w:rPr>
      </w:pPr>
      <w:r w:rsidRPr="00AF3E34">
        <w:rPr>
          <w:color w:val="000000"/>
          <w:sz w:val="26"/>
          <w:szCs w:val="26"/>
        </w:rPr>
        <w:t xml:space="preserve">Метрический показатель сложности или цикломатическое число </w:t>
      </w:r>
      <w:r w:rsidRPr="00AF3E34">
        <w:rPr>
          <w:b/>
          <w:i/>
          <w:color w:val="000000"/>
          <w:sz w:val="26"/>
          <w:szCs w:val="26"/>
          <w:lang w:val="en-US"/>
        </w:rPr>
        <w:t>G</w:t>
      </w:r>
      <w:r w:rsidRPr="00AF3E34">
        <w:rPr>
          <w:color w:val="000000"/>
          <w:sz w:val="26"/>
          <w:szCs w:val="26"/>
        </w:rPr>
        <w:t xml:space="preserve"> потокового графа определяется по формуле </w:t>
      </w:r>
      <w:r w:rsidRPr="00AF3E34">
        <w:rPr>
          <w:b/>
          <w:bCs/>
          <w:iCs/>
          <w:color w:val="000000"/>
          <w:sz w:val="26"/>
          <w:szCs w:val="26"/>
          <w:lang w:val="en-US"/>
        </w:rPr>
        <w:t>G</w:t>
      </w:r>
      <w:r w:rsidRPr="00AF3E34">
        <w:rPr>
          <w:b/>
          <w:bCs/>
          <w:iCs/>
          <w:color w:val="000000"/>
          <w:sz w:val="26"/>
          <w:szCs w:val="26"/>
        </w:rPr>
        <w:t>=</w:t>
      </w:r>
      <w:r w:rsidRPr="00AF3E34">
        <w:rPr>
          <w:b/>
          <w:bCs/>
          <w:iCs/>
          <w:color w:val="000000"/>
          <w:sz w:val="26"/>
          <w:szCs w:val="26"/>
          <w:lang w:val="en-US"/>
        </w:rPr>
        <w:t>R</w:t>
      </w:r>
      <w:r w:rsidRPr="00AF3E34">
        <w:rPr>
          <w:b/>
          <w:bCs/>
          <w:iCs/>
          <w:color w:val="000000"/>
          <w:sz w:val="26"/>
          <w:szCs w:val="26"/>
        </w:rPr>
        <w:t>-</w:t>
      </w:r>
      <w:r w:rsidRPr="00AF3E34">
        <w:rPr>
          <w:b/>
          <w:bCs/>
          <w:iCs/>
          <w:color w:val="000000"/>
          <w:sz w:val="26"/>
          <w:szCs w:val="26"/>
          <w:lang w:val="en-US"/>
        </w:rPr>
        <w:t>V</w:t>
      </w:r>
      <w:r w:rsidRPr="00AF3E34">
        <w:rPr>
          <w:b/>
          <w:bCs/>
          <w:iCs/>
          <w:color w:val="000000"/>
          <w:sz w:val="26"/>
          <w:szCs w:val="26"/>
        </w:rPr>
        <w:t>+2</w:t>
      </w:r>
      <w:r w:rsidRPr="00AF3E34">
        <w:rPr>
          <w:b/>
          <w:bCs/>
          <w:i/>
          <w:iCs/>
          <w:color w:val="000000"/>
          <w:sz w:val="26"/>
          <w:szCs w:val="26"/>
        </w:rPr>
        <w:t>,</w:t>
      </w:r>
      <w:r w:rsidRPr="00AF3E34">
        <w:rPr>
          <w:color w:val="000000"/>
          <w:sz w:val="26"/>
          <w:szCs w:val="26"/>
        </w:rPr>
        <w:t xml:space="preserve"> где </w:t>
      </w:r>
      <w:r w:rsidRPr="00AF3E34">
        <w:rPr>
          <w:b/>
          <w:bCs/>
          <w:i/>
          <w:iCs/>
          <w:color w:val="000000"/>
          <w:sz w:val="26"/>
          <w:szCs w:val="26"/>
          <w:lang w:val="en-US"/>
        </w:rPr>
        <w:t>R</w:t>
      </w:r>
      <w:r w:rsidRPr="00AF3E34">
        <w:rPr>
          <w:bCs/>
          <w:iCs/>
          <w:color w:val="000000"/>
          <w:sz w:val="26"/>
          <w:szCs w:val="26"/>
        </w:rPr>
        <w:t xml:space="preserve"> – количество ребер графа. А </w:t>
      </w:r>
      <w:r w:rsidRPr="00AF3E34">
        <w:rPr>
          <w:b/>
          <w:bCs/>
          <w:i/>
          <w:iCs/>
          <w:color w:val="000000"/>
          <w:sz w:val="26"/>
          <w:szCs w:val="26"/>
          <w:lang w:val="en-US"/>
        </w:rPr>
        <w:t>V</w:t>
      </w:r>
      <w:r w:rsidRPr="00AF3E34">
        <w:rPr>
          <w:bCs/>
          <w:iCs/>
          <w:color w:val="000000"/>
          <w:sz w:val="26"/>
          <w:szCs w:val="26"/>
        </w:rPr>
        <w:t xml:space="preserve"> – количество вершин графа.</w:t>
      </w:r>
    </w:p>
    <w:p w14:paraId="0F7FA433" w14:textId="77777777" w:rsidR="007D3E0F" w:rsidRPr="00AF3E34" w:rsidRDefault="009634D7" w:rsidP="00AF3E34">
      <w:pPr>
        <w:autoSpaceDE w:val="0"/>
        <w:autoSpaceDN w:val="0"/>
        <w:adjustRightInd w:val="0"/>
        <w:spacing w:line="300" w:lineRule="auto"/>
        <w:ind w:left="144" w:firstLine="706"/>
        <w:rPr>
          <w:sz w:val="26"/>
          <w:szCs w:val="26"/>
        </w:rPr>
      </w:pPr>
      <w:r w:rsidRPr="00AF3E34">
        <w:rPr>
          <w:sz w:val="26"/>
          <w:szCs w:val="26"/>
          <w:lang w:val="be-BY"/>
        </w:rPr>
        <w:t>Для графа на рисунке 4.1 ц</w:t>
      </w:r>
      <w:r w:rsidR="007D3E0F" w:rsidRPr="00AF3E34">
        <w:rPr>
          <w:sz w:val="26"/>
          <w:szCs w:val="26"/>
          <w:lang w:val="be-BY"/>
        </w:rPr>
        <w:t>икломатическое число будет выщитано следющим образом</w:t>
      </w:r>
      <w:r w:rsidR="00B631B6" w:rsidRPr="00AF3E34">
        <w:rPr>
          <w:sz w:val="26"/>
          <w:szCs w:val="26"/>
        </w:rPr>
        <w:t xml:space="preserve">. </w:t>
      </w:r>
      <w:r w:rsidR="007D3E0F" w:rsidRPr="00AF3E34">
        <w:rPr>
          <w:sz w:val="26"/>
          <w:szCs w:val="26"/>
          <w:lang w:val="en-US"/>
        </w:rPr>
        <w:t>G</w:t>
      </w:r>
      <w:r w:rsidR="007D3E0F" w:rsidRPr="00AF3E34">
        <w:rPr>
          <w:sz w:val="26"/>
          <w:szCs w:val="26"/>
        </w:rPr>
        <w:t xml:space="preserve"> = 7 – 6 + 2 = 3.</w:t>
      </w:r>
      <w:r w:rsidR="00003F33" w:rsidRPr="00AF3E34">
        <w:rPr>
          <w:sz w:val="26"/>
          <w:szCs w:val="26"/>
        </w:rPr>
        <w:t xml:space="preserve"> Проходы </w:t>
      </w:r>
      <w:r w:rsidR="00B631B6" w:rsidRPr="00AF3E34">
        <w:rPr>
          <w:sz w:val="26"/>
          <w:szCs w:val="26"/>
        </w:rPr>
        <w:t>по графу приведены в таблице 4.1</w:t>
      </w:r>
      <w:r w:rsidR="00003F33" w:rsidRPr="00AF3E34">
        <w:rPr>
          <w:sz w:val="26"/>
          <w:szCs w:val="26"/>
        </w:rPr>
        <w:t>.</w:t>
      </w:r>
    </w:p>
    <w:p w14:paraId="687C6DE0" w14:textId="77777777" w:rsidR="00003F33" w:rsidRPr="00AF3E34" w:rsidRDefault="00003F33" w:rsidP="007D3E0F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393BE73A" w14:textId="77777777" w:rsidR="007D3E0F" w:rsidRPr="00AF3E34" w:rsidRDefault="00003F33" w:rsidP="007D3E0F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  <w:r w:rsidRPr="00AF3E34">
        <w:rPr>
          <w:sz w:val="26"/>
          <w:szCs w:val="26"/>
          <w:lang w:val="be-BY"/>
        </w:rPr>
        <w:t xml:space="preserve">    </w:t>
      </w:r>
      <w:r w:rsidR="007D3E0F" w:rsidRPr="00AF3E34">
        <w:rPr>
          <w:sz w:val="26"/>
          <w:szCs w:val="26"/>
          <w:lang w:val="be-BY"/>
        </w:rPr>
        <w:t>Таблица</w:t>
      </w:r>
      <w:r w:rsidR="00B631B6" w:rsidRPr="00AF3E34">
        <w:rPr>
          <w:sz w:val="26"/>
          <w:szCs w:val="26"/>
          <w:lang w:val="be-BY"/>
        </w:rPr>
        <w:t xml:space="preserve"> 4.1</w:t>
      </w:r>
      <w:r w:rsidR="007D3E0F" w:rsidRPr="00AF3E34">
        <w:rPr>
          <w:sz w:val="26"/>
          <w:szCs w:val="26"/>
          <w:lang w:val="be-BY"/>
        </w:rPr>
        <w:t xml:space="preserve"> – Проходы по графу Маккейба</w:t>
      </w:r>
      <w:r w:rsidR="00B631B6" w:rsidRPr="00AF3E34">
        <w:rPr>
          <w:sz w:val="26"/>
          <w:szCs w:val="26"/>
          <w:lang w:val="be-BY"/>
        </w:rPr>
        <w:t xml:space="preserve"> для рисунка 4.1</w:t>
      </w:r>
    </w:p>
    <w:p w14:paraId="5B2F9378" w14:textId="77777777" w:rsidR="00CB699E" w:rsidRPr="00AF3E34" w:rsidRDefault="00CB699E" w:rsidP="007D3E0F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</w:rPr>
      </w:pPr>
    </w:p>
    <w:tbl>
      <w:tblPr>
        <w:tblW w:w="9442" w:type="dxa"/>
        <w:tblInd w:w="337" w:type="dxa"/>
        <w:tblLayout w:type="fixed"/>
        <w:tblLook w:val="01E0" w:firstRow="1" w:lastRow="1" w:firstColumn="1" w:lastColumn="1" w:noHBand="0" w:noVBand="0"/>
      </w:tblPr>
      <w:tblGrid>
        <w:gridCol w:w="1031"/>
        <w:gridCol w:w="1031"/>
        <w:gridCol w:w="1381"/>
        <w:gridCol w:w="4590"/>
        <w:gridCol w:w="1409"/>
      </w:tblGrid>
      <w:tr w:rsidR="007D3E0F" w:rsidRPr="00AF3E34" w14:paraId="37A7B697" w14:textId="77777777" w:rsidTr="0050524A">
        <w:trPr>
          <w:trHeight w:val="729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58E6DD4E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</w:p>
          <w:p w14:paraId="7D3BEE8F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</w:p>
          <w:p w14:paraId="57DE78E1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  <w:lang w:val="en-US"/>
              </w:rPr>
              <w:t>G</w:t>
            </w:r>
          </w:p>
        </w:tc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7372B0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№ прохода</w:t>
            </w:r>
          </w:p>
        </w:tc>
        <w:tc>
          <w:tcPr>
            <w:tcW w:w="13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60DE2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Описание прохода</w:t>
            </w:r>
          </w:p>
        </w:tc>
        <w:tc>
          <w:tcPr>
            <w:tcW w:w="4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8899E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</w:p>
          <w:p w14:paraId="57DADF42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Контрольные примеры, позволяющие реализовать описанную ситуацию</w:t>
            </w:r>
          </w:p>
          <w:p w14:paraId="69E2BB2B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</w:p>
        </w:tc>
        <w:tc>
          <w:tcPr>
            <w:tcW w:w="14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54DD4D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Тест пройден</w:t>
            </w:r>
          </w:p>
          <w:p w14:paraId="40379E13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Да/Нет</w:t>
            </w:r>
          </w:p>
        </w:tc>
      </w:tr>
      <w:tr w:rsidR="007D3E0F" w:rsidRPr="00AF3E34" w14:paraId="5F56BE71" w14:textId="77777777" w:rsidTr="0050524A">
        <w:trPr>
          <w:trHeight w:val="729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1DE9EE57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</w:rPr>
            </w:pPr>
            <w:r w:rsidRPr="00AF3E34">
              <w:rPr>
                <w:b/>
                <w:bCs/>
                <w:sz w:val="26"/>
                <w:szCs w:val="26"/>
                <w:lang w:val="en-US"/>
              </w:rPr>
              <w:t>G</w:t>
            </w:r>
            <w:r w:rsidRPr="00AF3E34">
              <w:rPr>
                <w:b/>
                <w:bCs/>
                <w:sz w:val="26"/>
                <w:szCs w:val="26"/>
              </w:rPr>
              <w:t>=3</w:t>
            </w:r>
          </w:p>
        </w:tc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841BE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</w:rPr>
            </w:pPr>
            <w:r w:rsidRPr="00AF3E34">
              <w:rPr>
                <w:b/>
                <w:bCs/>
                <w:sz w:val="26"/>
                <w:szCs w:val="26"/>
              </w:rPr>
              <w:t>1</w:t>
            </w:r>
          </w:p>
          <w:p w14:paraId="57C0D796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</w:rPr>
            </w:pPr>
          </w:p>
          <w:p w14:paraId="0D142F6F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</w:rPr>
            </w:pPr>
          </w:p>
          <w:p w14:paraId="18F999B5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sz w:val="26"/>
                <w:szCs w:val="26"/>
                <w:lang w:val="en-US"/>
              </w:rPr>
              <w:t>2</w:t>
            </w:r>
          </w:p>
          <w:p w14:paraId="4475AD14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</w:p>
          <w:p w14:paraId="120C4E94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</w:p>
          <w:p w14:paraId="5FCD5EC4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  <w:lang w:val="en-US"/>
              </w:rPr>
            </w:pPr>
            <w:r w:rsidRPr="00AF3E34">
              <w:rPr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13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4E8A1D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sz w:val="26"/>
                <w:szCs w:val="26"/>
                <w:lang w:val="en-US"/>
              </w:rPr>
              <w:t>b-h-f</w:t>
            </w:r>
          </w:p>
          <w:p w14:paraId="42AFC42D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  <w:lang w:val="en-US"/>
              </w:rPr>
            </w:pPr>
          </w:p>
          <w:p w14:paraId="271CA723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  <w:lang w:val="en-US"/>
              </w:rPr>
            </w:pPr>
          </w:p>
          <w:p w14:paraId="1BBD0CE7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sz w:val="26"/>
                <w:szCs w:val="26"/>
                <w:lang w:val="en-US"/>
              </w:rPr>
              <w:t>b-c-d-f</w:t>
            </w:r>
          </w:p>
          <w:p w14:paraId="75FBE423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</w:p>
          <w:p w14:paraId="2D3F0BEC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</w:p>
          <w:p w14:paraId="4DF60767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bCs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sz w:val="26"/>
                <w:szCs w:val="26"/>
                <w:lang w:val="en-US"/>
              </w:rPr>
              <w:t>b-c-e-f</w:t>
            </w:r>
          </w:p>
        </w:tc>
        <w:tc>
          <w:tcPr>
            <w:tcW w:w="4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607FAA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sz w:val="26"/>
                <w:szCs w:val="26"/>
                <w:lang w:val="en-US"/>
              </w:rPr>
            </w:pPr>
            <w:proofErr w:type="gramStart"/>
            <w:r w:rsidRPr="00AF3E34">
              <w:rPr>
                <w:sz w:val="26"/>
                <w:szCs w:val="26"/>
                <w:lang w:val="en-US"/>
              </w:rPr>
              <w:t>!password</w:t>
            </w:r>
            <w:proofErr w:type="gramEnd"/>
            <w:r w:rsidRPr="00AF3E34">
              <w:rPr>
                <w:sz w:val="26"/>
                <w:szCs w:val="26"/>
                <w:lang w:val="en-US"/>
              </w:rPr>
              <w:t>.equals(repeatPassword)</w:t>
            </w:r>
          </w:p>
          <w:p w14:paraId="75CF4315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sz w:val="26"/>
                <w:szCs w:val="26"/>
                <w:lang w:val="en-US"/>
              </w:rPr>
            </w:pPr>
          </w:p>
          <w:p w14:paraId="737415A2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sz w:val="26"/>
                <w:szCs w:val="26"/>
                <w:lang w:val="en-US"/>
              </w:rPr>
            </w:pPr>
            <w:proofErr w:type="gramStart"/>
            <w:r w:rsidRPr="00AF3E34">
              <w:rPr>
                <w:sz w:val="26"/>
                <w:szCs w:val="26"/>
                <w:lang w:val="en-US"/>
              </w:rPr>
              <w:t>password.equals</w:t>
            </w:r>
            <w:proofErr w:type="gramEnd"/>
            <w:r w:rsidRPr="00AF3E34">
              <w:rPr>
                <w:sz w:val="26"/>
                <w:szCs w:val="26"/>
                <w:lang w:val="en-US"/>
              </w:rPr>
              <w:t>(repeatPassword) &amp;&amp; userService.ifLoginExist(login)</w:t>
            </w:r>
          </w:p>
          <w:p w14:paraId="3CB648E9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sz w:val="26"/>
                <w:szCs w:val="26"/>
                <w:lang w:val="en-US"/>
              </w:rPr>
            </w:pPr>
          </w:p>
          <w:p w14:paraId="651F41FD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sz w:val="26"/>
                <w:szCs w:val="26"/>
                <w:lang w:val="en-US"/>
              </w:rPr>
            </w:pPr>
            <w:r w:rsidRPr="00AF3E34">
              <w:rPr>
                <w:sz w:val="26"/>
                <w:szCs w:val="26"/>
                <w:lang w:val="en-US"/>
              </w:rPr>
              <w:t>password.equals(repeatPassword) &amp;&amp; !userService.ifLoginExist(login)</w:t>
            </w:r>
          </w:p>
        </w:tc>
        <w:tc>
          <w:tcPr>
            <w:tcW w:w="14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920129" w14:textId="77777777" w:rsidR="007D3E0F" w:rsidRPr="00AF3E34" w:rsidRDefault="007D3E0F" w:rsidP="007D3E0F">
            <w:pPr>
              <w:tabs>
                <w:tab w:val="left" w:pos="560"/>
              </w:tabs>
              <w:autoSpaceDE w:val="0"/>
              <w:autoSpaceDN w:val="0"/>
              <w:adjustRightInd w:val="0"/>
              <w:ind w:right="130"/>
              <w:rPr>
                <w:b/>
                <w:sz w:val="26"/>
                <w:szCs w:val="26"/>
              </w:rPr>
            </w:pPr>
            <w:r w:rsidRPr="00AF3E34">
              <w:rPr>
                <w:b/>
                <w:sz w:val="26"/>
                <w:szCs w:val="26"/>
              </w:rPr>
              <w:t>да</w:t>
            </w:r>
          </w:p>
        </w:tc>
      </w:tr>
    </w:tbl>
    <w:p w14:paraId="0C178E9E" w14:textId="77777777" w:rsidR="000279B5" w:rsidRPr="00AF3E34" w:rsidRDefault="000279B5" w:rsidP="000742AC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62C73360" w14:textId="77777777" w:rsidR="00B631B6" w:rsidRPr="00AF3E34" w:rsidRDefault="00B631B6" w:rsidP="00B631B6">
      <w:pPr>
        <w:autoSpaceDE w:val="0"/>
        <w:autoSpaceDN w:val="0"/>
        <w:adjustRightInd w:val="0"/>
        <w:ind w:left="144" w:firstLine="706"/>
        <w:rPr>
          <w:sz w:val="26"/>
          <w:szCs w:val="26"/>
        </w:rPr>
      </w:pPr>
      <w:r w:rsidRPr="00AF3E34">
        <w:rPr>
          <w:sz w:val="26"/>
          <w:szCs w:val="26"/>
          <w:lang w:val="be-BY"/>
        </w:rPr>
        <w:t>Для графа на рисунке 4.2 цикломатическое число будет выщитано следющим образом</w:t>
      </w:r>
      <w:r w:rsidRPr="00AF3E34">
        <w:rPr>
          <w:sz w:val="26"/>
          <w:szCs w:val="26"/>
        </w:rPr>
        <w:t xml:space="preserve">. </w:t>
      </w:r>
      <w:r w:rsidRPr="00AF3E34">
        <w:rPr>
          <w:sz w:val="26"/>
          <w:szCs w:val="26"/>
          <w:lang w:val="en-US"/>
        </w:rPr>
        <w:t>G</w:t>
      </w:r>
      <w:r w:rsidRPr="00AF3E34">
        <w:rPr>
          <w:sz w:val="26"/>
          <w:szCs w:val="26"/>
        </w:rPr>
        <w:t xml:space="preserve"> = 9 – 7 + 2 = 4. Проходы по графу приведены в таблице 4.2.</w:t>
      </w:r>
    </w:p>
    <w:p w14:paraId="3C0395D3" w14:textId="77777777" w:rsidR="00B631B6" w:rsidRPr="00AF3E34" w:rsidRDefault="00B631B6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79F74ED5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  <w:r w:rsidRPr="00AF3E34">
        <w:rPr>
          <w:sz w:val="26"/>
          <w:szCs w:val="26"/>
          <w:lang w:val="be-BY"/>
        </w:rPr>
        <w:t xml:space="preserve">    Таблица 4.2 – Проходы по графу Маккейба для рисунка 4.2</w:t>
      </w:r>
    </w:p>
    <w:p w14:paraId="3254BC2F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</w:p>
    <w:tbl>
      <w:tblPr>
        <w:tblW w:w="0" w:type="auto"/>
        <w:tblInd w:w="337" w:type="dxa"/>
        <w:tblLook w:val="01E0" w:firstRow="1" w:lastRow="1" w:firstColumn="1" w:lastColumn="1" w:noHBand="0" w:noVBand="0"/>
      </w:tblPr>
      <w:tblGrid>
        <w:gridCol w:w="979"/>
        <w:gridCol w:w="1162"/>
        <w:gridCol w:w="1645"/>
        <w:gridCol w:w="4131"/>
        <w:gridCol w:w="1384"/>
      </w:tblGrid>
      <w:tr w:rsidR="00B631B6" w:rsidRPr="00AF3E34" w14:paraId="6D3BCBA5" w14:textId="77777777" w:rsidTr="00B631B6">
        <w:trPr>
          <w:trHeight w:val="809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651E959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269E314A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7675B92F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8EE70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№ прохода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84726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Описание прохода</w:t>
            </w: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34134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2569DA3C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Контрольные примеры, позволяющие реализовать описанную ситуацию</w:t>
            </w:r>
          </w:p>
          <w:p w14:paraId="42EF2083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91189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Тест пройден</w:t>
            </w:r>
          </w:p>
          <w:p w14:paraId="656DA3B3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/</w:t>
            </w:r>
            <w:r w:rsidRPr="00AF3E34">
              <w:rPr>
                <w:b/>
                <w:bCs/>
                <w:color w:val="000000"/>
                <w:sz w:val="26"/>
                <w:szCs w:val="26"/>
              </w:rPr>
              <w:t>Нет</w:t>
            </w:r>
          </w:p>
        </w:tc>
      </w:tr>
      <w:tr w:rsidR="00B631B6" w:rsidRPr="00AF3E34" w14:paraId="369C8778" w14:textId="77777777" w:rsidTr="00B631B6">
        <w:trPr>
          <w:trHeight w:val="2501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45C45BE4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G=4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B20A0C" w14:textId="77777777" w:rsidR="00B631B6" w:rsidRPr="00AF3E34" w:rsidRDefault="00B631B6" w:rsidP="00B631B6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1</w:t>
            </w:r>
          </w:p>
          <w:p w14:paraId="7B40C95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4B4D723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144751B" w14:textId="77777777" w:rsidR="00B631B6" w:rsidRPr="00AF3E34" w:rsidRDefault="00B631B6" w:rsidP="00B631B6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2</w:t>
            </w:r>
          </w:p>
          <w:p w14:paraId="2093CA6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503B19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0B77815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3</w:t>
            </w:r>
          </w:p>
          <w:p w14:paraId="38288749" w14:textId="77777777" w:rsidR="00B631B6" w:rsidRPr="00AF3E34" w:rsidRDefault="00B631B6" w:rsidP="00B631B6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0BD9A1A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598DEE6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4</w:t>
            </w:r>
          </w:p>
          <w:p w14:paraId="0C136CF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EFC4B5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 A-b-d-a-I-g</w:t>
            </w:r>
          </w:p>
          <w:p w14:paraId="0A392C6A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90583F9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145D43D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A-b-d-a-I-f-g</w:t>
            </w:r>
          </w:p>
          <w:p w14:paraId="68F21D90" w14:textId="77777777" w:rsidR="00B631B6" w:rsidRPr="00AF3E34" w:rsidRDefault="00B631B6" w:rsidP="00B631B6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13C326F3" w14:textId="77777777" w:rsidR="00B631B6" w:rsidRPr="00AF3E34" w:rsidRDefault="00B631B6" w:rsidP="00B631B6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50DCCB05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A-b-c-d-a-i-g</w:t>
            </w:r>
          </w:p>
          <w:p w14:paraId="4853B84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50125231" w14:textId="77777777" w:rsidR="00B631B6" w:rsidRPr="00AF3E34" w:rsidRDefault="00B631B6" w:rsidP="00B631B6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67A37CB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A-b-c-d-a-i-f-g</w:t>
            </w:r>
          </w:p>
          <w:p w14:paraId="5A25747A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A598DF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errors.isEmpty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() &amp;&amp; productsErrors.isEmpty()</w:t>
            </w:r>
          </w:p>
          <w:p w14:paraId="09B8D95D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57083E48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errors.isEmpty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() &amp;&amp; !productsErrors.isEmpty()</w:t>
            </w:r>
          </w:p>
          <w:p w14:paraId="78BEFD2A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49CD6C5F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!errors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.isEmpty() &amp;&amp; productsErrors.isEmpty()</w:t>
            </w:r>
          </w:p>
          <w:p w14:paraId="27A76422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15E42363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!errors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.isEmpty() &amp;&amp; !productsErrors.isEmpty()</w:t>
            </w:r>
          </w:p>
          <w:p w14:paraId="49206A88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AEA614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</w:p>
        </w:tc>
      </w:tr>
    </w:tbl>
    <w:p w14:paraId="67B7A70C" w14:textId="77777777" w:rsidR="00B631B6" w:rsidRPr="00AF3E34" w:rsidRDefault="00B631B6" w:rsidP="00B631B6">
      <w:pPr>
        <w:rPr>
          <w:sz w:val="26"/>
          <w:szCs w:val="26"/>
          <w:highlight w:val="green"/>
          <w:lang w:val="en-US"/>
        </w:rPr>
      </w:pPr>
    </w:p>
    <w:p w14:paraId="71887C79" w14:textId="77777777" w:rsidR="00B631B6" w:rsidRPr="00AF3E34" w:rsidRDefault="00B631B6" w:rsidP="000742AC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38D718FE" w14:textId="77777777" w:rsidR="00B631B6" w:rsidRPr="00AF3E34" w:rsidRDefault="00B631B6" w:rsidP="00B631B6">
      <w:pPr>
        <w:autoSpaceDE w:val="0"/>
        <w:autoSpaceDN w:val="0"/>
        <w:adjustRightInd w:val="0"/>
        <w:ind w:left="144" w:firstLine="706"/>
        <w:rPr>
          <w:sz w:val="26"/>
          <w:szCs w:val="26"/>
        </w:rPr>
      </w:pPr>
      <w:r w:rsidRPr="00AF3E34">
        <w:rPr>
          <w:sz w:val="26"/>
          <w:szCs w:val="26"/>
          <w:lang w:val="be-BY"/>
        </w:rPr>
        <w:t>Для графа на рисунке 4.3 цикломатическое число будет выщитано следющим образом</w:t>
      </w:r>
      <w:r w:rsidRPr="00AF3E34">
        <w:rPr>
          <w:sz w:val="26"/>
          <w:szCs w:val="26"/>
        </w:rPr>
        <w:t xml:space="preserve">. </w:t>
      </w:r>
      <w:r w:rsidRPr="00AF3E34">
        <w:rPr>
          <w:sz w:val="26"/>
          <w:szCs w:val="26"/>
          <w:lang w:val="en-US"/>
        </w:rPr>
        <w:t>G</w:t>
      </w:r>
      <w:r w:rsidRPr="00B6555E">
        <w:rPr>
          <w:sz w:val="26"/>
          <w:szCs w:val="26"/>
        </w:rPr>
        <w:t>= 3 – 3 + 2 = 2</w:t>
      </w:r>
      <w:r w:rsidRPr="00AF3E34">
        <w:rPr>
          <w:sz w:val="26"/>
          <w:szCs w:val="26"/>
        </w:rPr>
        <w:t>. Проходы по графу приведены в таблице 4.3.</w:t>
      </w:r>
    </w:p>
    <w:p w14:paraId="3B7FD67C" w14:textId="77777777" w:rsidR="00B631B6" w:rsidRPr="00AF3E34" w:rsidRDefault="00B631B6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5BC9FF00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  <w:r w:rsidRPr="00AF3E34">
        <w:rPr>
          <w:sz w:val="26"/>
          <w:szCs w:val="26"/>
          <w:lang w:val="be-BY"/>
        </w:rPr>
        <w:t xml:space="preserve">    Таблица 4.3 – Проходы по графу Маккейба для рисунка 4.3</w:t>
      </w:r>
    </w:p>
    <w:p w14:paraId="38D6B9B6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</w:p>
    <w:tbl>
      <w:tblPr>
        <w:tblW w:w="0" w:type="auto"/>
        <w:tblInd w:w="337" w:type="dxa"/>
        <w:tblLook w:val="01E0" w:firstRow="1" w:lastRow="1" w:firstColumn="1" w:lastColumn="1" w:noHBand="0" w:noVBand="0"/>
      </w:tblPr>
      <w:tblGrid>
        <w:gridCol w:w="982"/>
        <w:gridCol w:w="1162"/>
        <w:gridCol w:w="1648"/>
        <w:gridCol w:w="4122"/>
        <w:gridCol w:w="1387"/>
      </w:tblGrid>
      <w:tr w:rsidR="00B631B6" w:rsidRPr="00AF3E34" w14:paraId="4391DB2B" w14:textId="77777777" w:rsidTr="0040127E">
        <w:trPr>
          <w:trHeight w:val="729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22F860BB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698536F5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18A0CC84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80F08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№ прохода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45BD28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Описание прохода</w:t>
            </w: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C1BAF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33D12D3B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Контрольные примеры, позволяющие реализовать описанную ситуацию</w:t>
            </w:r>
          </w:p>
          <w:p w14:paraId="61C988F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1E08C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Тест пройден</w:t>
            </w:r>
          </w:p>
          <w:p w14:paraId="67C304FD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/</w:t>
            </w:r>
            <w:r w:rsidRPr="00AF3E34">
              <w:rPr>
                <w:b/>
                <w:bCs/>
                <w:color w:val="000000"/>
                <w:sz w:val="26"/>
                <w:szCs w:val="26"/>
              </w:rPr>
              <w:t>Нет</w:t>
            </w:r>
          </w:p>
        </w:tc>
      </w:tr>
      <w:tr w:rsidR="00B631B6" w:rsidRPr="00AF3E34" w14:paraId="05100538" w14:textId="77777777" w:rsidTr="00B631B6">
        <w:trPr>
          <w:trHeight w:val="890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1C39182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G=2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9FAAB8" w14:textId="77777777" w:rsidR="00B631B6" w:rsidRPr="00AF3E34" w:rsidRDefault="00B631B6" w:rsidP="00B631B6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1</w:t>
            </w:r>
          </w:p>
          <w:p w14:paraId="3B22BB7D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8E884CA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9BE8EC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         B-c</w:t>
            </w:r>
          </w:p>
          <w:p w14:paraId="17B246DD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3DC2C76E" w14:textId="77777777" w:rsidR="00B631B6" w:rsidRPr="00AF3E34" w:rsidRDefault="00B631B6" w:rsidP="0040127E">
            <w:pPr>
              <w:spacing w:line="259" w:lineRule="auto"/>
              <w:jc w:val="center"/>
              <w:rPr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B-d-c</w:t>
            </w: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566A80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No exceptions</w:t>
            </w:r>
          </w:p>
          <w:p w14:paraId="6BF89DA3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53F27C44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ItemNotFoundException has been thrown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AFC41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</w:p>
        </w:tc>
      </w:tr>
    </w:tbl>
    <w:p w14:paraId="5C3E0E74" w14:textId="77777777" w:rsidR="00B631B6" w:rsidRPr="00AF3E34" w:rsidRDefault="00B631B6" w:rsidP="00AF3E34">
      <w:pPr>
        <w:autoSpaceDE w:val="0"/>
        <w:autoSpaceDN w:val="0"/>
        <w:adjustRightInd w:val="0"/>
        <w:ind w:right="130"/>
        <w:rPr>
          <w:sz w:val="26"/>
          <w:szCs w:val="26"/>
          <w:lang w:val="be-BY"/>
        </w:rPr>
      </w:pPr>
    </w:p>
    <w:p w14:paraId="7B466835" w14:textId="77777777" w:rsidR="00B631B6" w:rsidRPr="00AF3E34" w:rsidRDefault="00B631B6" w:rsidP="00B631B6">
      <w:pPr>
        <w:autoSpaceDE w:val="0"/>
        <w:autoSpaceDN w:val="0"/>
        <w:adjustRightInd w:val="0"/>
        <w:ind w:left="144" w:firstLine="706"/>
        <w:rPr>
          <w:sz w:val="26"/>
          <w:szCs w:val="26"/>
        </w:rPr>
      </w:pPr>
      <w:r w:rsidRPr="00AF3E34">
        <w:rPr>
          <w:sz w:val="26"/>
          <w:szCs w:val="26"/>
          <w:lang w:val="be-BY"/>
        </w:rPr>
        <w:t>Для графа на рисунке 4.4 цикломатическое число будет выщитано следющим образом</w:t>
      </w:r>
      <w:r w:rsidRPr="00AF3E34">
        <w:rPr>
          <w:sz w:val="26"/>
          <w:szCs w:val="26"/>
        </w:rPr>
        <w:t xml:space="preserve"> G = 4 – 4 + 2 = 2. Проходы по графу приведены в таблице 4.4.</w:t>
      </w:r>
    </w:p>
    <w:p w14:paraId="66A1FAB9" w14:textId="77777777" w:rsidR="00B631B6" w:rsidRPr="00AF3E34" w:rsidRDefault="00B631B6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2707263D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  <w:r w:rsidRPr="00AF3E34">
        <w:rPr>
          <w:sz w:val="26"/>
          <w:szCs w:val="26"/>
          <w:lang w:val="be-BY"/>
        </w:rPr>
        <w:t xml:space="preserve">    Таблица 4.4 – Проходы по графу Маккейба для рисунка 4.4</w:t>
      </w:r>
    </w:p>
    <w:p w14:paraId="76BB753C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</w:p>
    <w:tbl>
      <w:tblPr>
        <w:tblW w:w="0" w:type="auto"/>
        <w:tblInd w:w="337" w:type="dxa"/>
        <w:tblLayout w:type="fixed"/>
        <w:tblLook w:val="01E0" w:firstRow="1" w:lastRow="1" w:firstColumn="1" w:lastColumn="1" w:noHBand="0" w:noVBand="0"/>
      </w:tblPr>
      <w:tblGrid>
        <w:gridCol w:w="671"/>
        <w:gridCol w:w="841"/>
        <w:gridCol w:w="1571"/>
        <w:gridCol w:w="4984"/>
        <w:gridCol w:w="951"/>
      </w:tblGrid>
      <w:tr w:rsidR="00B631B6" w:rsidRPr="00AF3E34" w14:paraId="439B6ACF" w14:textId="77777777" w:rsidTr="00B631B6">
        <w:trPr>
          <w:trHeight w:val="729"/>
        </w:trPr>
        <w:tc>
          <w:tcPr>
            <w:tcW w:w="671" w:type="dxa"/>
            <w:tcBorders>
              <w:top w:val="single" w:sz="4" w:space="0" w:color="auto"/>
              <w:bottom w:val="single" w:sz="4" w:space="0" w:color="auto"/>
            </w:tcBorders>
          </w:tcPr>
          <w:p w14:paraId="513DA1E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75CAC6F5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67FF9D2F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846B7F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№ прохода</w:t>
            </w:r>
          </w:p>
        </w:tc>
        <w:tc>
          <w:tcPr>
            <w:tcW w:w="15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335A5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Описание прохода</w:t>
            </w:r>
          </w:p>
        </w:tc>
        <w:tc>
          <w:tcPr>
            <w:tcW w:w="4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060428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39A144A5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Контрольные примеры, позволяющие реализовать описанную ситуацию</w:t>
            </w:r>
          </w:p>
          <w:p w14:paraId="1D0656FE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9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22121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Тест пройден</w:t>
            </w:r>
          </w:p>
          <w:p w14:paraId="1E2D7A34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/</w:t>
            </w:r>
            <w:r w:rsidRPr="00AF3E34">
              <w:rPr>
                <w:b/>
                <w:bCs/>
                <w:color w:val="000000"/>
                <w:sz w:val="26"/>
                <w:szCs w:val="26"/>
              </w:rPr>
              <w:t>Нет</w:t>
            </w:r>
          </w:p>
        </w:tc>
      </w:tr>
      <w:tr w:rsidR="00B631B6" w:rsidRPr="00AF3E34" w14:paraId="66C610DF" w14:textId="77777777" w:rsidTr="00B631B6">
        <w:trPr>
          <w:trHeight w:val="1142"/>
        </w:trPr>
        <w:tc>
          <w:tcPr>
            <w:tcW w:w="671" w:type="dxa"/>
            <w:tcBorders>
              <w:top w:val="single" w:sz="4" w:space="0" w:color="auto"/>
              <w:bottom w:val="single" w:sz="4" w:space="0" w:color="auto"/>
            </w:tcBorders>
          </w:tcPr>
          <w:p w14:paraId="704A98A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G=2</w:t>
            </w:r>
          </w:p>
        </w:tc>
        <w:tc>
          <w:tcPr>
            <w:tcW w:w="8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F14E3C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1</w:t>
            </w:r>
          </w:p>
          <w:p w14:paraId="7B37605A" w14:textId="77777777" w:rsidR="00B631B6" w:rsidRPr="00AF3E34" w:rsidRDefault="00B631B6" w:rsidP="00B631B6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394798F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842F596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15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F1C71F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         A-b-d</w:t>
            </w:r>
          </w:p>
          <w:p w14:paraId="3889A505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9079D35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56CD119B" w14:textId="77777777" w:rsidR="00B631B6" w:rsidRPr="00AF3E34" w:rsidRDefault="00B631B6" w:rsidP="0040127E">
            <w:pPr>
              <w:spacing w:line="259" w:lineRule="auto"/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A-c-d</w:t>
            </w:r>
          </w:p>
        </w:tc>
        <w:tc>
          <w:tcPr>
            <w:tcW w:w="4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06DD4E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dosProtectionService.isAllowed(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req.getRemoteAddr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()) = true</w:t>
            </w:r>
          </w:p>
          <w:p w14:paraId="17686DC7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4167603C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dosProtectionService.isAllowed(req.getRemoteAddr()) = false</w:t>
            </w:r>
          </w:p>
        </w:tc>
        <w:tc>
          <w:tcPr>
            <w:tcW w:w="9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C4C82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</w:p>
        </w:tc>
      </w:tr>
    </w:tbl>
    <w:p w14:paraId="53BD644D" w14:textId="77777777" w:rsidR="00B631B6" w:rsidRPr="00AF3E34" w:rsidRDefault="00B631B6" w:rsidP="000742AC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</w:p>
    <w:p w14:paraId="794D29E5" w14:textId="77777777" w:rsidR="00B631B6" w:rsidRPr="00AF3E34" w:rsidRDefault="00B631B6" w:rsidP="00B631B6">
      <w:pPr>
        <w:autoSpaceDE w:val="0"/>
        <w:autoSpaceDN w:val="0"/>
        <w:adjustRightInd w:val="0"/>
        <w:ind w:left="144" w:firstLine="706"/>
        <w:rPr>
          <w:sz w:val="26"/>
          <w:szCs w:val="26"/>
        </w:rPr>
      </w:pPr>
      <w:r w:rsidRPr="00AF3E34">
        <w:rPr>
          <w:sz w:val="26"/>
          <w:szCs w:val="26"/>
          <w:lang w:val="be-BY"/>
        </w:rPr>
        <w:t>Для графа на рисунке 4.5 цикломатическое число будет выщитано следющим образом</w:t>
      </w:r>
      <w:r w:rsidRPr="00AF3E34">
        <w:rPr>
          <w:sz w:val="26"/>
          <w:szCs w:val="26"/>
        </w:rPr>
        <w:t xml:space="preserve">. </w:t>
      </w:r>
      <w:r w:rsidRPr="00AF3E34">
        <w:rPr>
          <w:sz w:val="26"/>
          <w:szCs w:val="26"/>
          <w:lang w:val="en-US"/>
        </w:rPr>
        <w:t>G</w:t>
      </w:r>
      <w:r w:rsidRPr="00AF3E34">
        <w:rPr>
          <w:sz w:val="26"/>
          <w:szCs w:val="26"/>
        </w:rPr>
        <w:t xml:space="preserve"> = 9 – 6 + 2 = 5. Проходы по графу приведены в таблице 4.5.</w:t>
      </w:r>
    </w:p>
    <w:p w14:paraId="1A3FAC43" w14:textId="77777777" w:rsidR="00AF3E34" w:rsidRDefault="00AF3E34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2BBD94B2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5854DE7F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2CA7ADD4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314EE24A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76614669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57590049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0C5B615A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792F1AA2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1A499DFC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5E7E3C41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03F828E4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2AC57CB0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5186B13D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6C57C439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3D404BC9" w14:textId="77777777" w:rsidR="00DA2DF5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61319B8A" w14:textId="77777777" w:rsidR="00DA2DF5" w:rsidRPr="00AF3E34" w:rsidRDefault="00DA2DF5" w:rsidP="00B631B6">
      <w:pPr>
        <w:autoSpaceDE w:val="0"/>
        <w:autoSpaceDN w:val="0"/>
        <w:adjustRightInd w:val="0"/>
        <w:ind w:right="130"/>
        <w:rPr>
          <w:sz w:val="26"/>
          <w:szCs w:val="26"/>
        </w:rPr>
      </w:pPr>
    </w:p>
    <w:p w14:paraId="124EB75C" w14:textId="77777777" w:rsidR="00B631B6" w:rsidRPr="00AF3E34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  <w:r w:rsidRPr="00AF3E34">
        <w:rPr>
          <w:sz w:val="26"/>
          <w:szCs w:val="26"/>
          <w:lang w:val="be-BY"/>
        </w:rPr>
        <w:t xml:space="preserve">    Таблица 4.5 – Проходы по графу Маккейба для рисунка 4.5</w:t>
      </w:r>
    </w:p>
    <w:p w14:paraId="31A560F4" w14:textId="77777777" w:rsidR="0085443E" w:rsidRPr="00AF3E34" w:rsidRDefault="0085443E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</w:p>
    <w:tbl>
      <w:tblPr>
        <w:tblW w:w="0" w:type="auto"/>
        <w:tblInd w:w="337" w:type="dxa"/>
        <w:tblLook w:val="01E0" w:firstRow="1" w:lastRow="1" w:firstColumn="1" w:lastColumn="1" w:noHBand="0" w:noVBand="0"/>
      </w:tblPr>
      <w:tblGrid>
        <w:gridCol w:w="680"/>
        <w:gridCol w:w="1128"/>
        <w:gridCol w:w="1337"/>
        <w:gridCol w:w="5004"/>
        <w:gridCol w:w="1152"/>
      </w:tblGrid>
      <w:tr w:rsidR="00B631B6" w:rsidRPr="00AF3E34" w14:paraId="32044A07" w14:textId="77777777" w:rsidTr="0040127E">
        <w:trPr>
          <w:trHeight w:val="729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70DF735C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3A413BF6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2B31256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2A931B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№ прохода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B15152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Описание прохода</w:t>
            </w: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D28B4B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  <w:p w14:paraId="717B3615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Контрольные примеры, позволяющие реализовать описанную ситуацию</w:t>
            </w:r>
          </w:p>
          <w:p w14:paraId="37EFA3E3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4D24E8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Тест пройден</w:t>
            </w:r>
          </w:p>
          <w:p w14:paraId="4402F393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/</w:t>
            </w:r>
            <w:r w:rsidRPr="00AF3E34">
              <w:rPr>
                <w:b/>
                <w:bCs/>
                <w:color w:val="000000"/>
                <w:sz w:val="26"/>
                <w:szCs w:val="26"/>
              </w:rPr>
              <w:t>Нет</w:t>
            </w:r>
          </w:p>
        </w:tc>
      </w:tr>
      <w:tr w:rsidR="00B631B6" w:rsidRPr="00AF3E34" w14:paraId="59D8237B" w14:textId="77777777" w:rsidTr="0040127E">
        <w:trPr>
          <w:trHeight w:val="4245"/>
        </w:trPr>
        <w:tc>
          <w:tcPr>
            <w:tcW w:w="1031" w:type="dxa"/>
            <w:tcBorders>
              <w:top w:val="single" w:sz="4" w:space="0" w:color="auto"/>
              <w:bottom w:val="single" w:sz="4" w:space="0" w:color="auto"/>
            </w:tcBorders>
          </w:tcPr>
          <w:p w14:paraId="4CDCB7E8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G=5</w:t>
            </w:r>
          </w:p>
        </w:tc>
        <w:tc>
          <w:tcPr>
            <w:tcW w:w="9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5D2414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1</w:t>
            </w:r>
          </w:p>
          <w:p w14:paraId="41C6AC2A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CC21B9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2</w:t>
            </w:r>
          </w:p>
          <w:p w14:paraId="2DC44586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4FFCBC07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A036E3D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3</w:t>
            </w:r>
          </w:p>
          <w:p w14:paraId="1728B4D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34959D4B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BD58BA2" w14:textId="77777777" w:rsidR="0085443E" w:rsidRPr="00AF3E34" w:rsidRDefault="0085443E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79935FF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4</w:t>
            </w:r>
          </w:p>
          <w:p w14:paraId="4357A966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44690661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4539910" w14:textId="77777777" w:rsidR="0085443E" w:rsidRPr="00AF3E34" w:rsidRDefault="0085443E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8941E47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5</w:t>
            </w:r>
          </w:p>
          <w:p w14:paraId="5A7E0CF2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3E92A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A-b</w:t>
            </w:r>
          </w:p>
          <w:p w14:paraId="60FA6563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727BC71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A-c-b</w:t>
            </w:r>
          </w:p>
          <w:p w14:paraId="1AC5CDBE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342D4C27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3F9E6813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A-c-d-b</w:t>
            </w:r>
          </w:p>
          <w:p w14:paraId="3572E399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6CEB15CE" w14:textId="77777777" w:rsidR="0085443E" w:rsidRPr="00AF3E34" w:rsidRDefault="0085443E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66518E39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15204D6D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A-c-d-i-b</w:t>
            </w:r>
          </w:p>
          <w:p w14:paraId="7E75FCD0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10FDAA0E" w14:textId="77777777" w:rsidR="0085443E" w:rsidRPr="00AF3E34" w:rsidRDefault="0085443E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774AF2BF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  <w:p w14:paraId="2351C258" w14:textId="77777777" w:rsidR="00B631B6" w:rsidRPr="00AF3E34" w:rsidRDefault="00B631B6" w:rsidP="0085443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  <w:lang w:val="en-US"/>
              </w:rPr>
              <w:t>A-c-d-i-f-b</w:t>
            </w:r>
          </w:p>
          <w:p w14:paraId="7A292896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43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1599E" w14:textId="77777777" w:rsidR="0085443E" w:rsidRPr="00AF3E34" w:rsidRDefault="0085443E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70C460EB" w14:textId="77777777" w:rsidR="00B631B6" w:rsidRPr="00AF3E34" w:rsidRDefault="0085443E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this == o</w:t>
            </w:r>
          </w:p>
          <w:p w14:paraId="7673E5AE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2AF24E1C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 xml:space="preserve">previous &amp;&amp; o == null || 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getClass(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) != o.getClass()</w:t>
            </w:r>
          </w:p>
          <w:p w14:paraId="041D98D7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0C409280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 xml:space="preserve">previous &amp;&amp; 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cardId !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 xml:space="preserve">= null ? 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!cardId.equals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(cardInfo.cardId) : cardInfo.cardId != null</w:t>
            </w:r>
          </w:p>
          <w:p w14:paraId="5AB7C0C5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361F54A1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 xml:space="preserve">previous &amp;&amp; 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cardNumber !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 xml:space="preserve">= null ? </w:t>
            </w:r>
            <w:proofErr w:type="gramStart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!cardNumber.equals</w:t>
            </w:r>
            <w:proofErr w:type="gramEnd"/>
            <w:r w:rsidRPr="00AF3E34"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  <w:t>(cardInfo.cardNumber) : cardInfo.cardNumber != null</w:t>
            </w:r>
          </w:p>
          <w:p w14:paraId="55B33694" w14:textId="77777777" w:rsidR="00B631B6" w:rsidRPr="00AF3E34" w:rsidRDefault="00B631B6" w:rsidP="0040127E">
            <w:pPr>
              <w:pStyle w:val="HTMLPreformatted"/>
              <w:rPr>
                <w:rFonts w:ascii="Times New Roman" w:eastAsia="Consolas" w:hAnsi="Times New Roman" w:cs="Times New Roman"/>
                <w:color w:val="000000"/>
                <w:sz w:val="26"/>
                <w:szCs w:val="26"/>
              </w:rPr>
            </w:pPr>
          </w:p>
          <w:p w14:paraId="6E4FAC8D" w14:textId="77777777" w:rsidR="00B631B6" w:rsidRPr="00AF3E34" w:rsidRDefault="00B631B6" w:rsidP="0040127E">
            <w:pPr>
              <w:rPr>
                <w:b/>
                <w:bCs/>
                <w:color w:val="000000"/>
                <w:sz w:val="26"/>
                <w:szCs w:val="26"/>
                <w:lang w:val="en-US"/>
              </w:rPr>
            </w:pPr>
            <w:r w:rsidRPr="00AF3E34">
              <w:rPr>
                <w:rFonts w:eastAsia="Consolas"/>
                <w:color w:val="000000"/>
                <w:sz w:val="26"/>
                <w:szCs w:val="26"/>
                <w:lang w:val="en-US"/>
              </w:rPr>
              <w:t xml:space="preserve">previous &amp;&amp; </w:t>
            </w:r>
            <w:proofErr w:type="gramStart"/>
            <w:r w:rsidRPr="00AF3E34">
              <w:rPr>
                <w:rFonts w:eastAsia="Consolas"/>
                <w:color w:val="000000"/>
                <w:sz w:val="26"/>
                <w:szCs w:val="26"/>
                <w:lang w:val="en-US"/>
              </w:rPr>
              <w:t>validThruDate !</w:t>
            </w:r>
            <w:proofErr w:type="gramEnd"/>
            <w:r w:rsidRPr="00AF3E34">
              <w:rPr>
                <w:rFonts w:eastAsia="Consolas"/>
                <w:color w:val="000000"/>
                <w:sz w:val="26"/>
                <w:szCs w:val="26"/>
                <w:lang w:val="en-US"/>
              </w:rPr>
              <w:t>= null ? !validThruDate.equals(cardInfo.validThruDate) : cardInfo.validThruDate != null</w:t>
            </w:r>
          </w:p>
        </w:tc>
        <w:tc>
          <w:tcPr>
            <w:tcW w:w="14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54C558" w14:textId="77777777" w:rsidR="00B631B6" w:rsidRPr="00AF3E34" w:rsidRDefault="00B631B6" w:rsidP="0040127E">
            <w:pPr>
              <w:jc w:val="center"/>
              <w:rPr>
                <w:b/>
                <w:bCs/>
                <w:color w:val="000000"/>
                <w:sz w:val="26"/>
                <w:szCs w:val="26"/>
              </w:rPr>
            </w:pPr>
            <w:r w:rsidRPr="00AF3E34">
              <w:rPr>
                <w:b/>
                <w:bCs/>
                <w:color w:val="000000"/>
                <w:sz w:val="26"/>
                <w:szCs w:val="26"/>
              </w:rPr>
              <w:t>да</w:t>
            </w:r>
          </w:p>
        </w:tc>
      </w:tr>
    </w:tbl>
    <w:p w14:paraId="4455F193" w14:textId="77777777" w:rsidR="00B631B6" w:rsidRPr="00AF3E34" w:rsidRDefault="00B631B6" w:rsidP="00B631B6">
      <w:pPr>
        <w:rPr>
          <w:sz w:val="26"/>
          <w:szCs w:val="26"/>
          <w:highlight w:val="green"/>
          <w:lang w:val="en-US"/>
        </w:rPr>
      </w:pPr>
    </w:p>
    <w:p w14:paraId="1C2776EB" w14:textId="77777777" w:rsidR="00B631B6" w:rsidRDefault="00B631B6" w:rsidP="00B631B6">
      <w:pPr>
        <w:tabs>
          <w:tab w:val="left" w:pos="560"/>
        </w:tabs>
        <w:autoSpaceDE w:val="0"/>
        <w:autoSpaceDN w:val="0"/>
        <w:adjustRightInd w:val="0"/>
        <w:ind w:right="130"/>
        <w:jc w:val="both"/>
        <w:rPr>
          <w:sz w:val="26"/>
          <w:szCs w:val="26"/>
          <w:lang w:val="be-BY"/>
        </w:rPr>
      </w:pPr>
    </w:p>
    <w:p w14:paraId="15342E60" w14:textId="77777777" w:rsidR="00561933" w:rsidRPr="008843E1" w:rsidRDefault="00561933" w:rsidP="00367F76">
      <w:pPr>
        <w:pStyle w:val="Heading2"/>
        <w:rPr>
          <w:rFonts w:eastAsia="Calibri"/>
          <w:color w:val="000000"/>
          <w:sz w:val="26"/>
          <w:szCs w:val="26"/>
          <w:lang w:eastAsia="en-US"/>
        </w:rPr>
      </w:pPr>
    </w:p>
    <w:p w14:paraId="5EB89DE8" w14:textId="77777777" w:rsidR="000279B5" w:rsidRDefault="000279B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7D62D461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078B034E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492506DD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31CD0C16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7FD8715F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6BDFDFC2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41F9AE5E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00F03A6D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6930E822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20E36DAB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32D85219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0CE19BC3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63966B72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23536548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271AE1F2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4AE5B7AF" w14:textId="77777777" w:rsidR="00DA2DF5" w:rsidRDefault="00DA2DF5" w:rsidP="000742AC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5ABF93C4" w14:textId="40CB8401" w:rsidR="00AF3E34" w:rsidRDefault="00AF3E34" w:rsidP="0040127E">
      <w:pPr>
        <w:spacing w:line="300" w:lineRule="auto"/>
        <w:ind w:left="144" w:firstLine="706"/>
        <w:jc w:val="both"/>
        <w:rPr>
          <w:sz w:val="28"/>
          <w:szCs w:val="28"/>
        </w:rPr>
      </w:pPr>
    </w:p>
    <w:p w14:paraId="3CF9935A" w14:textId="77777777" w:rsidR="00AF3E34" w:rsidRDefault="00AF3E34" w:rsidP="0040127E">
      <w:pPr>
        <w:pStyle w:val="Heading1"/>
        <w:spacing w:after="240" w:line="300" w:lineRule="auto"/>
        <w:ind w:left="144" w:firstLine="706"/>
        <w:jc w:val="left"/>
        <w:rPr>
          <w:iCs w:val="0"/>
          <w:color w:val="222222"/>
          <w:sz w:val="26"/>
          <w:szCs w:val="26"/>
          <w:shd w:val="clear" w:color="auto" w:fill="F9F9F9"/>
        </w:rPr>
      </w:pPr>
      <w:bookmarkStart w:id="405" w:name="_Toc59134485"/>
      <w:r w:rsidRPr="001E40DF">
        <w:rPr>
          <w:sz w:val="26"/>
          <w:szCs w:val="26"/>
        </w:rPr>
        <w:lastRenderedPageBreak/>
        <w:t xml:space="preserve">5. </w:t>
      </w:r>
      <w:r w:rsidRPr="001E40DF">
        <w:rPr>
          <w:iCs w:val="0"/>
          <w:color w:val="222222"/>
          <w:sz w:val="26"/>
          <w:szCs w:val="26"/>
          <w:shd w:val="clear" w:color="auto" w:fill="F9F9F9"/>
        </w:rPr>
        <w:t>Проектирование программных модулей</w:t>
      </w:r>
      <w:bookmarkEnd w:id="405"/>
    </w:p>
    <w:p w14:paraId="71DCB018" w14:textId="77777777" w:rsidR="0040127E" w:rsidRPr="0040127E" w:rsidRDefault="0040127E" w:rsidP="0040127E"/>
    <w:p w14:paraId="6B00ADD0" w14:textId="77777777" w:rsidR="00AF3E34" w:rsidRPr="00DA2DF5" w:rsidRDefault="00236D49" w:rsidP="00DA2DF5">
      <w:pPr>
        <w:pStyle w:val="Heading2"/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</w:pPr>
      <w:bookmarkStart w:id="406" w:name="_Toc59134486"/>
      <w:r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 xml:space="preserve">5.1 </w:t>
      </w:r>
      <w:r w:rsidR="00AF3E34" w:rsidRPr="00DA2DF5"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>Реализация автоматизированных скриптов</w:t>
      </w:r>
      <w:bookmarkEnd w:id="406"/>
    </w:p>
    <w:p w14:paraId="4B644A8D" w14:textId="77777777" w:rsidR="00367F76" w:rsidRDefault="00367F76" w:rsidP="0040127E">
      <w:pPr>
        <w:spacing w:line="300" w:lineRule="auto"/>
        <w:ind w:left="144" w:firstLine="706"/>
        <w:rPr>
          <w:b/>
          <w:iCs/>
          <w:color w:val="222222"/>
          <w:sz w:val="26"/>
          <w:szCs w:val="26"/>
          <w:shd w:val="clear" w:color="auto" w:fill="F9F9F9"/>
        </w:rPr>
      </w:pPr>
    </w:p>
    <w:p w14:paraId="2D31ECF8" w14:textId="77777777" w:rsidR="0040127E" w:rsidRPr="0040127E" w:rsidRDefault="00E43155" w:rsidP="0040127E">
      <w:pPr>
        <w:spacing w:line="300" w:lineRule="auto"/>
        <w:ind w:left="144" w:firstLine="706"/>
        <w:rPr>
          <w:sz w:val="26"/>
          <w:szCs w:val="26"/>
        </w:rPr>
      </w:pPr>
      <w:r w:rsidRPr="0040127E">
        <w:rPr>
          <w:iCs/>
          <w:color w:val="222222"/>
          <w:sz w:val="26"/>
          <w:szCs w:val="26"/>
          <w:shd w:val="clear" w:color="auto" w:fill="F9F9F9"/>
        </w:rPr>
        <w:t xml:space="preserve">Для метода на рисунке 3.5 тестовый класс представлен в </w:t>
      </w:r>
      <w:r w:rsidR="0040127E" w:rsidRPr="0040127E">
        <w:rPr>
          <w:iCs/>
          <w:color w:val="222222"/>
          <w:sz w:val="26"/>
          <w:szCs w:val="26"/>
          <w:shd w:val="clear" w:color="auto" w:fill="F9F9F9"/>
        </w:rPr>
        <w:t>Приложении Б</w:t>
      </w:r>
      <w:r w:rsidRPr="0040127E">
        <w:rPr>
          <w:iCs/>
          <w:color w:val="222222"/>
          <w:sz w:val="26"/>
          <w:szCs w:val="26"/>
          <w:shd w:val="clear" w:color="auto" w:fill="F9F9F9"/>
        </w:rPr>
        <w:t xml:space="preserve"> с названием </w:t>
      </w:r>
      <w:r w:rsidR="0040127E" w:rsidRPr="0040127E">
        <w:rPr>
          <w:iCs/>
          <w:color w:val="222222"/>
          <w:sz w:val="26"/>
          <w:szCs w:val="26"/>
          <w:shd w:val="clear" w:color="auto" w:fill="F9F9F9"/>
        </w:rPr>
        <w:t>«</w:t>
      </w:r>
      <w:r w:rsidR="0040127E" w:rsidRPr="0040127E">
        <w:rPr>
          <w:sz w:val="26"/>
          <w:szCs w:val="26"/>
          <w:lang w:val="en-US"/>
        </w:rPr>
        <w:t>com</w:t>
      </w:r>
      <w:r w:rsidR="0040127E" w:rsidRPr="0040127E">
        <w:rPr>
          <w:sz w:val="26"/>
          <w:szCs w:val="26"/>
        </w:rPr>
        <w:t>.</w:t>
      </w:r>
      <w:r w:rsidR="0040127E" w:rsidRPr="0040127E">
        <w:rPr>
          <w:sz w:val="26"/>
          <w:szCs w:val="26"/>
          <w:lang w:val="en-US"/>
        </w:rPr>
        <w:t>es</w:t>
      </w:r>
      <w:r w:rsidR="0040127E" w:rsidRPr="0040127E">
        <w:rPr>
          <w:sz w:val="26"/>
          <w:szCs w:val="26"/>
        </w:rPr>
        <w:t>.</w:t>
      </w:r>
      <w:r w:rsidR="0040127E" w:rsidRPr="0040127E">
        <w:rPr>
          <w:sz w:val="26"/>
          <w:szCs w:val="26"/>
          <w:lang w:val="en-US"/>
        </w:rPr>
        <w:t>phoneshop</w:t>
      </w:r>
      <w:r w:rsidR="0040127E" w:rsidRPr="0040127E">
        <w:rPr>
          <w:sz w:val="26"/>
          <w:szCs w:val="26"/>
        </w:rPr>
        <w:t>.</w:t>
      </w:r>
      <w:r w:rsidR="0040127E" w:rsidRPr="0040127E">
        <w:rPr>
          <w:sz w:val="26"/>
          <w:szCs w:val="26"/>
          <w:lang w:val="en-US"/>
        </w:rPr>
        <w:t>controller</w:t>
      </w:r>
      <w:r w:rsidR="0040127E" w:rsidRPr="0040127E">
        <w:rPr>
          <w:sz w:val="26"/>
          <w:szCs w:val="26"/>
        </w:rPr>
        <w:t>.</w:t>
      </w:r>
      <w:r w:rsidR="0040127E" w:rsidRPr="0040127E">
        <w:rPr>
          <w:sz w:val="26"/>
          <w:szCs w:val="26"/>
          <w:lang w:val="en-US"/>
        </w:rPr>
        <w:t>servlet</w:t>
      </w:r>
      <w:r w:rsidR="0040127E" w:rsidRPr="0040127E">
        <w:rPr>
          <w:sz w:val="26"/>
          <w:szCs w:val="26"/>
        </w:rPr>
        <w:t>.</w:t>
      </w:r>
      <w:r w:rsidR="0040127E" w:rsidRPr="0040127E">
        <w:rPr>
          <w:sz w:val="26"/>
          <w:szCs w:val="26"/>
          <w:lang w:val="en-US"/>
        </w:rPr>
        <w:t>RegisterPageServletTest</w:t>
      </w:r>
      <w:r w:rsidR="0040127E" w:rsidRPr="0040127E">
        <w:rPr>
          <w:iCs/>
          <w:color w:val="222222"/>
          <w:sz w:val="26"/>
          <w:szCs w:val="26"/>
          <w:shd w:val="clear" w:color="auto" w:fill="F9F9F9"/>
        </w:rPr>
        <w:t>»</w:t>
      </w:r>
    </w:p>
    <w:p w14:paraId="6FBBFA22" w14:textId="77777777" w:rsidR="0040127E" w:rsidRPr="007D7E9E" w:rsidRDefault="0040127E" w:rsidP="007D7E9E">
      <w:pPr>
        <w:spacing w:line="300" w:lineRule="auto"/>
        <w:ind w:left="144" w:firstLine="706"/>
        <w:rPr>
          <w:sz w:val="26"/>
          <w:szCs w:val="26"/>
        </w:rPr>
      </w:pPr>
      <w:r w:rsidRPr="0040127E">
        <w:rPr>
          <w:iCs/>
          <w:color w:val="222222"/>
          <w:sz w:val="26"/>
          <w:szCs w:val="26"/>
          <w:shd w:val="clear" w:color="auto" w:fill="F9F9F9"/>
        </w:rPr>
        <w:t>Для метода на рисунке 3.6 тестовый класс представлен в Приложении Б с названием «</w:t>
      </w:r>
      <w:r w:rsidRPr="0040127E">
        <w:rPr>
          <w:sz w:val="26"/>
          <w:szCs w:val="26"/>
          <w:lang w:val="en-US"/>
        </w:rPr>
        <w:t>com</w:t>
      </w:r>
      <w:r w:rsidRPr="0040127E">
        <w:rPr>
          <w:sz w:val="26"/>
          <w:szCs w:val="26"/>
        </w:rPr>
        <w:t>.</w:t>
      </w:r>
      <w:r w:rsidRPr="0040127E">
        <w:rPr>
          <w:sz w:val="26"/>
          <w:szCs w:val="26"/>
          <w:lang w:val="en-US"/>
        </w:rPr>
        <w:t>es</w:t>
      </w:r>
      <w:r w:rsidRPr="0040127E">
        <w:rPr>
          <w:sz w:val="26"/>
          <w:szCs w:val="26"/>
        </w:rPr>
        <w:t>.</w:t>
      </w:r>
      <w:r w:rsidRPr="0040127E">
        <w:rPr>
          <w:sz w:val="26"/>
          <w:szCs w:val="26"/>
          <w:lang w:val="en-US"/>
        </w:rPr>
        <w:t>phoneshop</w:t>
      </w:r>
      <w:r w:rsidRPr="0040127E">
        <w:rPr>
          <w:sz w:val="26"/>
          <w:szCs w:val="26"/>
        </w:rPr>
        <w:t>.</w:t>
      </w:r>
      <w:r w:rsidRPr="0040127E">
        <w:rPr>
          <w:sz w:val="26"/>
          <w:szCs w:val="26"/>
          <w:lang w:val="en-US"/>
        </w:rPr>
        <w:t>controller</w:t>
      </w:r>
      <w:r w:rsidRPr="0040127E">
        <w:rPr>
          <w:sz w:val="26"/>
          <w:szCs w:val="26"/>
        </w:rPr>
        <w:t>.</w:t>
      </w:r>
      <w:r w:rsidRPr="0040127E">
        <w:rPr>
          <w:sz w:val="26"/>
          <w:szCs w:val="26"/>
          <w:lang w:val="en-US"/>
        </w:rPr>
        <w:t>servlet</w:t>
      </w:r>
      <w:r w:rsidRPr="0040127E">
        <w:rPr>
          <w:sz w:val="26"/>
          <w:szCs w:val="26"/>
        </w:rPr>
        <w:t>.</w:t>
      </w:r>
      <w:r w:rsidRPr="0040127E">
        <w:rPr>
          <w:sz w:val="26"/>
          <w:szCs w:val="26"/>
          <w:lang w:val="en-US"/>
        </w:rPr>
        <w:t>EditProductPageServletTest</w:t>
      </w:r>
      <w:r w:rsidRPr="0040127E">
        <w:rPr>
          <w:iCs/>
          <w:color w:val="222222"/>
          <w:sz w:val="26"/>
          <w:szCs w:val="26"/>
          <w:shd w:val="clear" w:color="auto" w:fill="F9F9F9"/>
        </w:rPr>
        <w:t>»</w:t>
      </w:r>
    </w:p>
    <w:p w14:paraId="4D261C52" w14:textId="77777777" w:rsidR="0040127E" w:rsidRDefault="0040127E" w:rsidP="0040127E">
      <w:pPr>
        <w:spacing w:line="300" w:lineRule="auto"/>
        <w:ind w:left="144" w:firstLine="706"/>
        <w:rPr>
          <w:iCs/>
          <w:color w:val="222222"/>
          <w:sz w:val="26"/>
          <w:szCs w:val="26"/>
          <w:shd w:val="clear" w:color="auto" w:fill="F9F9F9"/>
        </w:rPr>
      </w:pPr>
      <w:r w:rsidRPr="0040127E">
        <w:rPr>
          <w:iCs/>
          <w:color w:val="222222"/>
          <w:sz w:val="26"/>
          <w:szCs w:val="26"/>
          <w:shd w:val="clear" w:color="auto" w:fill="F9F9F9"/>
        </w:rPr>
        <w:t>Для метода на рисунке 3.7 тестовый класс представлен на рисунке 5.1.</w:t>
      </w:r>
    </w:p>
    <w:p w14:paraId="082C48EB" w14:textId="77777777" w:rsidR="00DA2DF5" w:rsidRPr="0040127E" w:rsidRDefault="00DA2DF5" w:rsidP="0040127E">
      <w:pPr>
        <w:spacing w:line="300" w:lineRule="auto"/>
        <w:ind w:left="144" w:firstLine="706"/>
        <w:rPr>
          <w:iCs/>
          <w:color w:val="222222"/>
          <w:sz w:val="26"/>
          <w:szCs w:val="26"/>
          <w:shd w:val="clear" w:color="auto" w:fill="F9F9F9"/>
        </w:rPr>
      </w:pPr>
    </w:p>
    <w:p w14:paraId="42116D9B" w14:textId="77777777" w:rsidR="0040127E" w:rsidRPr="007D7E9E" w:rsidRDefault="00BE68E3" w:rsidP="007D7E9E">
      <w:pPr>
        <w:spacing w:line="300" w:lineRule="auto"/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604C15AB" wp14:editId="07777777">
            <wp:simplePos x="0" y="0"/>
            <wp:positionH relativeFrom="column">
              <wp:posOffset>1905</wp:posOffset>
            </wp:positionH>
            <wp:positionV relativeFrom="paragraph">
              <wp:posOffset>42545</wp:posOffset>
            </wp:positionV>
            <wp:extent cx="5890260" cy="4937760"/>
            <wp:effectExtent l="0" t="0" r="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39F90" w14:textId="77777777" w:rsidR="0040127E" w:rsidRPr="00003F33" w:rsidRDefault="0040127E" w:rsidP="0040127E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5.1</w:t>
      </w:r>
      <w:r w:rsidRPr="00003F33">
        <w:rPr>
          <w:sz w:val="26"/>
          <w:szCs w:val="26"/>
          <w:lang w:val="be-BY"/>
        </w:rPr>
        <w:t xml:space="preserve"> – </w:t>
      </w:r>
      <w:r w:rsidR="007D7E9E">
        <w:rPr>
          <w:sz w:val="26"/>
          <w:szCs w:val="26"/>
          <w:lang w:val="be-BY"/>
        </w:rPr>
        <w:t xml:space="preserve">Реализация тестов для кода на рисунке </w:t>
      </w:r>
      <w:r>
        <w:rPr>
          <w:sz w:val="26"/>
          <w:szCs w:val="26"/>
          <w:lang w:val="be-BY"/>
        </w:rPr>
        <w:t>3.7</w:t>
      </w:r>
    </w:p>
    <w:p w14:paraId="2677290C" w14:textId="77777777" w:rsidR="0040127E" w:rsidRPr="0040127E" w:rsidRDefault="0040127E" w:rsidP="0040127E">
      <w:pPr>
        <w:spacing w:line="300" w:lineRule="auto"/>
        <w:ind w:left="144" w:firstLine="706"/>
        <w:rPr>
          <w:iCs/>
          <w:color w:val="222222"/>
          <w:sz w:val="26"/>
          <w:szCs w:val="26"/>
          <w:shd w:val="clear" w:color="auto" w:fill="F9F9F9"/>
          <w:lang w:val="be-BY"/>
        </w:rPr>
      </w:pPr>
    </w:p>
    <w:p w14:paraId="3ADF4C7A" w14:textId="77777777" w:rsidR="0040127E" w:rsidRDefault="0040127E" w:rsidP="0040127E">
      <w:pPr>
        <w:spacing w:line="300" w:lineRule="auto"/>
        <w:ind w:left="144" w:firstLine="706"/>
        <w:rPr>
          <w:iCs/>
          <w:color w:val="222222"/>
          <w:sz w:val="26"/>
          <w:szCs w:val="26"/>
          <w:shd w:val="clear" w:color="auto" w:fill="F9F9F9"/>
        </w:rPr>
      </w:pPr>
      <w:r w:rsidRPr="0040127E">
        <w:rPr>
          <w:iCs/>
          <w:color w:val="222222"/>
          <w:sz w:val="26"/>
          <w:szCs w:val="26"/>
          <w:shd w:val="clear" w:color="auto" w:fill="F9F9F9"/>
        </w:rPr>
        <w:t>Для метода на рисунке 3.8 тестовый класс представлен на рисунке 5.2.</w:t>
      </w:r>
    </w:p>
    <w:p w14:paraId="2E93BBA3" w14:textId="77777777" w:rsidR="007D7E9E" w:rsidRDefault="00BE68E3" w:rsidP="00DA2DF5">
      <w:pPr>
        <w:spacing w:line="300" w:lineRule="auto"/>
        <w:rPr>
          <w:iCs/>
          <w:color w:val="222222"/>
          <w:sz w:val="26"/>
          <w:szCs w:val="26"/>
          <w:shd w:val="clear" w:color="auto" w:fill="F9F9F9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33629C85" wp14:editId="07777777">
            <wp:simplePos x="0" y="0"/>
            <wp:positionH relativeFrom="column">
              <wp:posOffset>1905</wp:posOffset>
            </wp:positionH>
            <wp:positionV relativeFrom="paragraph">
              <wp:posOffset>360045</wp:posOffset>
            </wp:positionV>
            <wp:extent cx="5868035" cy="4815840"/>
            <wp:effectExtent l="0" t="0" r="0" b="0"/>
            <wp:wrapTopAndBottom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BF8C6" w14:textId="77777777" w:rsidR="0040127E" w:rsidRDefault="0040127E" w:rsidP="007D7E9E">
      <w:pPr>
        <w:spacing w:line="300" w:lineRule="auto"/>
        <w:rPr>
          <w:iCs/>
          <w:color w:val="222222"/>
          <w:sz w:val="26"/>
          <w:szCs w:val="26"/>
          <w:shd w:val="clear" w:color="auto" w:fill="F9F9F9"/>
        </w:rPr>
      </w:pPr>
    </w:p>
    <w:p w14:paraId="1281C70D" w14:textId="77777777" w:rsidR="007D7E9E" w:rsidRPr="00003F33" w:rsidRDefault="007D7E9E" w:rsidP="007D7E9E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5.2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Реализация тестов для кода на рисунке 3.8</w:t>
      </w:r>
    </w:p>
    <w:p w14:paraId="0EF46479" w14:textId="77777777" w:rsidR="007D7E9E" w:rsidRPr="007D7E9E" w:rsidRDefault="007D7E9E" w:rsidP="0040127E">
      <w:pPr>
        <w:spacing w:line="300" w:lineRule="auto"/>
        <w:ind w:left="144" w:firstLine="706"/>
        <w:rPr>
          <w:iCs/>
          <w:color w:val="222222"/>
          <w:sz w:val="26"/>
          <w:szCs w:val="26"/>
          <w:shd w:val="clear" w:color="auto" w:fill="F9F9F9"/>
          <w:lang w:val="be-BY"/>
        </w:rPr>
      </w:pPr>
    </w:p>
    <w:p w14:paraId="11976F85" w14:textId="77777777" w:rsidR="0040127E" w:rsidRPr="00E43155" w:rsidRDefault="0040127E" w:rsidP="0040127E">
      <w:pPr>
        <w:spacing w:line="300" w:lineRule="auto"/>
        <w:ind w:left="144" w:firstLine="706"/>
        <w:rPr>
          <w:b/>
          <w:iCs/>
          <w:color w:val="222222"/>
          <w:sz w:val="26"/>
          <w:szCs w:val="26"/>
          <w:shd w:val="clear" w:color="auto" w:fill="F9F9F9"/>
        </w:rPr>
      </w:pPr>
      <w:r w:rsidRPr="0040127E">
        <w:rPr>
          <w:iCs/>
          <w:color w:val="222222"/>
          <w:sz w:val="26"/>
          <w:szCs w:val="26"/>
          <w:shd w:val="clear" w:color="auto" w:fill="F9F9F9"/>
        </w:rPr>
        <w:t>Для метода на рисунке 3.9 тестовый класс представлен на рисунке 5.3</w:t>
      </w:r>
      <w:r>
        <w:rPr>
          <w:b/>
          <w:iCs/>
          <w:color w:val="222222"/>
          <w:sz w:val="26"/>
          <w:szCs w:val="26"/>
          <w:shd w:val="clear" w:color="auto" w:fill="F9F9F9"/>
        </w:rPr>
        <w:t>.</w:t>
      </w:r>
    </w:p>
    <w:p w14:paraId="3AB58C42" w14:textId="77777777" w:rsidR="0040127E" w:rsidRPr="00E43155" w:rsidRDefault="0040127E" w:rsidP="0040127E">
      <w:pPr>
        <w:spacing w:line="300" w:lineRule="auto"/>
        <w:ind w:left="144" w:firstLine="706"/>
        <w:rPr>
          <w:b/>
          <w:iCs/>
          <w:color w:val="222222"/>
          <w:sz w:val="26"/>
          <w:szCs w:val="26"/>
          <w:shd w:val="clear" w:color="auto" w:fill="F9F9F9"/>
        </w:rPr>
      </w:pPr>
    </w:p>
    <w:p w14:paraId="4EA9BA15" w14:textId="77777777" w:rsidR="00E43155" w:rsidRPr="007D7E9E" w:rsidRDefault="00E43155" w:rsidP="0040127E">
      <w:pPr>
        <w:spacing w:line="300" w:lineRule="auto"/>
        <w:ind w:left="144" w:firstLine="706"/>
        <w:rPr>
          <w:noProof/>
          <w:lang w:eastAsia="en-US"/>
        </w:rPr>
      </w:pPr>
    </w:p>
    <w:p w14:paraId="7332107B" w14:textId="77777777" w:rsidR="00E43155" w:rsidRPr="007D7E9E" w:rsidRDefault="00E43155" w:rsidP="00AF3E34">
      <w:pPr>
        <w:rPr>
          <w:noProof/>
          <w:lang w:eastAsia="en-US"/>
        </w:rPr>
      </w:pPr>
    </w:p>
    <w:p w14:paraId="5D98A3F1" w14:textId="77777777" w:rsidR="00E43155" w:rsidRPr="007D7E9E" w:rsidRDefault="00E43155" w:rsidP="00AF3E34">
      <w:pPr>
        <w:rPr>
          <w:noProof/>
          <w:lang w:eastAsia="en-US"/>
        </w:rPr>
      </w:pPr>
    </w:p>
    <w:p w14:paraId="50C86B8C" w14:textId="77777777" w:rsidR="00E43155" w:rsidRPr="007D7E9E" w:rsidRDefault="00E43155" w:rsidP="00AF3E34">
      <w:pPr>
        <w:rPr>
          <w:noProof/>
          <w:lang w:eastAsia="en-US"/>
        </w:rPr>
      </w:pPr>
    </w:p>
    <w:p w14:paraId="60EDCC55" w14:textId="77777777" w:rsidR="00E43155" w:rsidRDefault="00BE68E3" w:rsidP="00AF3E34">
      <w:p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D0215C4" wp14:editId="42D390AF">
            <wp:extent cx="6124574" cy="6496048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6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8815" w14:textId="77777777" w:rsidR="007D7E9E" w:rsidRDefault="007D7E9E" w:rsidP="00AF3E34">
      <w:pPr>
        <w:rPr>
          <w:noProof/>
          <w:lang w:val="en-US" w:eastAsia="en-US"/>
        </w:rPr>
      </w:pPr>
    </w:p>
    <w:p w14:paraId="008B1222" w14:textId="77777777" w:rsidR="00367F76" w:rsidRPr="00DA2DF5" w:rsidRDefault="007D7E9E" w:rsidP="00DA2DF5">
      <w:pPr>
        <w:autoSpaceDE w:val="0"/>
        <w:autoSpaceDN w:val="0"/>
        <w:adjustRightInd w:val="0"/>
        <w:ind w:right="130"/>
        <w:jc w:val="center"/>
        <w:rPr>
          <w:sz w:val="26"/>
          <w:szCs w:val="26"/>
          <w:lang w:val="be-BY"/>
        </w:rPr>
      </w:pPr>
      <w:r>
        <w:rPr>
          <w:sz w:val="26"/>
          <w:szCs w:val="26"/>
          <w:lang w:val="be-BY"/>
        </w:rPr>
        <w:t>Рисунок 5.3</w:t>
      </w:r>
      <w:r w:rsidRPr="00003F33">
        <w:rPr>
          <w:sz w:val="26"/>
          <w:szCs w:val="26"/>
          <w:lang w:val="be-BY"/>
        </w:rPr>
        <w:t xml:space="preserve"> – </w:t>
      </w:r>
      <w:r>
        <w:rPr>
          <w:sz w:val="26"/>
          <w:szCs w:val="26"/>
          <w:lang w:val="be-BY"/>
        </w:rPr>
        <w:t>Реализация тестов для кода на рисунке 3.9</w:t>
      </w:r>
    </w:p>
    <w:p w14:paraId="2425CAEA" w14:textId="77777777" w:rsidR="00367F76" w:rsidRPr="00DA2DF5" w:rsidRDefault="00367F76" w:rsidP="00DA2DF5">
      <w:pPr>
        <w:pStyle w:val="Heading3"/>
        <w:rPr>
          <w:rStyle w:val="Strong"/>
          <w:rFonts w:ascii="Times New Roman" w:hAnsi="Times New Roman"/>
          <w:b/>
        </w:rPr>
      </w:pPr>
      <w:bookmarkStart w:id="407" w:name="_Toc59134487"/>
      <w:r w:rsidRPr="00DA2DF5">
        <w:rPr>
          <w:rStyle w:val="Strong"/>
          <w:rFonts w:ascii="Times New Roman" w:hAnsi="Times New Roman"/>
          <w:b/>
        </w:rPr>
        <w:t>Интеграционное тестирование</w:t>
      </w:r>
      <w:bookmarkEnd w:id="407"/>
    </w:p>
    <w:p w14:paraId="55B91B0D" w14:textId="77777777" w:rsidR="00367F76" w:rsidRPr="005E1512" w:rsidRDefault="00367F76" w:rsidP="00367F76">
      <w:pPr>
        <w:autoSpaceDE w:val="0"/>
        <w:autoSpaceDN w:val="0"/>
        <w:adjustRightInd w:val="0"/>
        <w:ind w:right="130"/>
        <w:rPr>
          <w:rStyle w:val="Strong"/>
          <w:sz w:val="26"/>
          <w:szCs w:val="26"/>
        </w:rPr>
      </w:pPr>
    </w:p>
    <w:p w14:paraId="265D33BB" w14:textId="2CDF214D" w:rsidR="00367F76" w:rsidRDefault="06B750E2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>Тестируется взаимодействие слоев. Слои приведены на рисунке 5.4. Реализации соответствующих классов приведены в Приложении А.</w:t>
      </w:r>
    </w:p>
    <w:p w14:paraId="6810F0D1" w14:textId="77777777" w:rsidR="00367F76" w:rsidRDefault="00367F76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</w:p>
    <w:p w14:paraId="74E797DC" w14:textId="77777777" w:rsidR="00367F76" w:rsidRDefault="00BE68E3" w:rsidP="00D61FC4">
      <w:pPr>
        <w:autoSpaceDE w:val="0"/>
        <w:autoSpaceDN w:val="0"/>
        <w:adjustRightInd w:val="0"/>
        <w:spacing w:line="300" w:lineRule="auto"/>
        <w:ind w:left="144" w:right="130" w:firstLine="706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2A7201EA" wp14:editId="053C379B">
            <wp:extent cx="2209800" cy="4962526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7EAE" w14:textId="77777777" w:rsidR="00367F76" w:rsidRDefault="00367F76" w:rsidP="00D61FC4">
      <w:pPr>
        <w:autoSpaceDE w:val="0"/>
        <w:autoSpaceDN w:val="0"/>
        <w:adjustRightInd w:val="0"/>
        <w:spacing w:line="300" w:lineRule="auto"/>
        <w:ind w:left="144" w:right="130" w:firstLine="706"/>
        <w:jc w:val="center"/>
        <w:rPr>
          <w:lang w:val="be-BY"/>
        </w:rPr>
      </w:pPr>
    </w:p>
    <w:p w14:paraId="57E3563D" w14:textId="77777777" w:rsidR="00367F76" w:rsidRPr="005E1512" w:rsidRDefault="00D61FC4" w:rsidP="00D61FC4">
      <w:pPr>
        <w:autoSpaceDE w:val="0"/>
        <w:autoSpaceDN w:val="0"/>
        <w:adjustRightInd w:val="0"/>
        <w:spacing w:line="300" w:lineRule="auto"/>
        <w:ind w:left="144" w:right="130" w:firstLine="706"/>
        <w:jc w:val="center"/>
        <w:rPr>
          <w:lang w:val="be-BY"/>
        </w:rPr>
      </w:pPr>
      <w:r>
        <w:rPr>
          <w:lang w:val="be-BY"/>
        </w:rPr>
        <w:t>Рисунок 5</w:t>
      </w:r>
      <w:r w:rsidR="00367F76" w:rsidRPr="005E1512">
        <w:rPr>
          <w:lang w:val="be-BY"/>
        </w:rPr>
        <w:t>.</w:t>
      </w:r>
      <w:r w:rsidR="00367F76">
        <w:rPr>
          <w:lang w:val="be-BY"/>
        </w:rPr>
        <w:t>4</w:t>
      </w:r>
      <w:r w:rsidR="00367F76" w:rsidRPr="005E1512">
        <w:rPr>
          <w:lang w:val="be-BY"/>
        </w:rPr>
        <w:t xml:space="preserve"> – </w:t>
      </w:r>
      <w:r w:rsidR="00367F76">
        <w:rPr>
          <w:lang w:val="be-BY"/>
        </w:rPr>
        <w:t>Слои системы</w:t>
      </w:r>
    </w:p>
    <w:p w14:paraId="2633CEB9" w14:textId="77777777" w:rsidR="00367F76" w:rsidRPr="0000523D" w:rsidRDefault="00367F76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val="be-BY" w:eastAsia="en-US"/>
        </w:rPr>
      </w:pPr>
    </w:p>
    <w:p w14:paraId="2FD39117" w14:textId="77777777" w:rsidR="00367F76" w:rsidRPr="008843E1" w:rsidRDefault="00367F76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  <w:r w:rsidRPr="008843E1">
        <w:rPr>
          <w:rFonts w:eastAsia="Calibri"/>
          <w:color w:val="000000"/>
          <w:sz w:val="26"/>
          <w:szCs w:val="26"/>
          <w:lang w:eastAsia="en-US"/>
        </w:rPr>
        <w:t>Сервис и дао являются синглтонами.</w:t>
      </w:r>
    </w:p>
    <w:p w14:paraId="4577FAE8" w14:textId="77777777" w:rsidR="00367F76" w:rsidRPr="008843E1" w:rsidRDefault="00367F76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  <w:r w:rsidRPr="008843E1">
        <w:rPr>
          <w:rFonts w:eastAsia="Calibri"/>
          <w:color w:val="000000"/>
          <w:sz w:val="26"/>
          <w:szCs w:val="26"/>
          <w:lang w:eastAsia="en-US"/>
        </w:rPr>
        <w:t>Методы контролера:</w:t>
      </w:r>
    </w:p>
    <w:p w14:paraId="3BD42ED1" w14:textId="77777777" w:rsidR="00367F76" w:rsidRPr="008843E1" w:rsidRDefault="00367F76" w:rsidP="00D61FC4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proofErr w:type="gramStart"/>
      <w:r w:rsidRPr="008843E1">
        <w:rPr>
          <w:rFonts w:ascii="Times New Roman" w:hAnsi="Times New Roman"/>
          <w:color w:val="000000"/>
          <w:sz w:val="26"/>
          <w:szCs w:val="26"/>
          <w:lang w:val="en-US"/>
        </w:rPr>
        <w:t>doGet</w:t>
      </w:r>
      <w:r w:rsidRPr="008843E1">
        <w:rPr>
          <w:rFonts w:ascii="Times New Roman" w:hAnsi="Times New Roman"/>
          <w:color w:val="000000"/>
          <w:sz w:val="26"/>
          <w:szCs w:val="26"/>
        </w:rPr>
        <w:t>(</w:t>
      </w:r>
      <w:proofErr w:type="gramEnd"/>
      <w:r w:rsidRPr="008843E1">
        <w:rPr>
          <w:rFonts w:ascii="Times New Roman" w:hAnsi="Times New Roman"/>
          <w:color w:val="000000"/>
          <w:sz w:val="26"/>
          <w:szCs w:val="26"/>
          <w:lang w:val="en-US"/>
        </w:rPr>
        <w:t>HttpServletRequest</w:t>
      </w:r>
      <w:r w:rsidRPr="008843E1">
        <w:rPr>
          <w:rFonts w:ascii="Times New Roman" w:hAnsi="Times New Roman"/>
          <w:color w:val="000000"/>
          <w:sz w:val="26"/>
          <w:szCs w:val="26"/>
        </w:rPr>
        <w:t xml:space="preserve">, </w:t>
      </w:r>
      <w:r w:rsidRPr="008843E1">
        <w:rPr>
          <w:rFonts w:ascii="Times New Roman" w:hAnsi="Times New Roman"/>
          <w:color w:val="000000"/>
          <w:sz w:val="26"/>
          <w:szCs w:val="26"/>
          <w:lang w:val="en-US"/>
        </w:rPr>
        <w:t>HttpServletResponce</w:t>
      </w:r>
      <w:r w:rsidRPr="008843E1">
        <w:rPr>
          <w:rFonts w:ascii="Times New Roman" w:hAnsi="Times New Roman"/>
          <w:color w:val="000000"/>
          <w:sz w:val="26"/>
          <w:szCs w:val="26"/>
        </w:rPr>
        <w:t>)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8843E1">
        <w:rPr>
          <w:rFonts w:ascii="Times New Roman" w:hAnsi="Times New Roman"/>
          <w:color w:val="000000"/>
          <w:sz w:val="26"/>
          <w:szCs w:val="26"/>
        </w:rPr>
        <w:t>сетает в реквест список продуктов</w:t>
      </w:r>
      <w:r>
        <w:rPr>
          <w:rFonts w:ascii="Times New Roman" w:hAnsi="Times New Roman"/>
          <w:color w:val="000000"/>
          <w:sz w:val="26"/>
          <w:szCs w:val="26"/>
        </w:rPr>
        <w:t>.</w:t>
      </w:r>
    </w:p>
    <w:p w14:paraId="0C175CA3" w14:textId="5750888B" w:rsidR="00367F76" w:rsidRPr="008843E1" w:rsidRDefault="06B750E2" w:rsidP="00D61FC4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00" w:lineRule="auto"/>
        <w:ind w:left="144" w:firstLine="706"/>
        <w:rPr>
          <w:rFonts w:ascii="Times New Roman" w:hAnsi="Times New Roman"/>
          <w:color w:val="000000"/>
          <w:sz w:val="26"/>
          <w:szCs w:val="26"/>
        </w:rPr>
      </w:pPr>
      <w:proofErr w:type="gramStart"/>
      <w:r w:rsidRPr="06B750E2">
        <w:rPr>
          <w:rFonts w:ascii="Times New Roman" w:hAnsi="Times New Roman"/>
          <w:color w:val="000000" w:themeColor="text1"/>
          <w:sz w:val="26"/>
          <w:szCs w:val="26"/>
          <w:lang w:val="en-US"/>
        </w:rPr>
        <w:t>doPost</w:t>
      </w:r>
      <w:r w:rsidRPr="06B750E2">
        <w:rPr>
          <w:rFonts w:ascii="Times New Roman" w:hAnsi="Times New Roman"/>
          <w:color w:val="000000" w:themeColor="text1"/>
          <w:sz w:val="26"/>
          <w:szCs w:val="26"/>
        </w:rPr>
        <w:t>(</w:t>
      </w:r>
      <w:proofErr w:type="gramEnd"/>
      <w:r w:rsidRPr="06B750E2">
        <w:rPr>
          <w:rFonts w:ascii="Times New Roman" w:hAnsi="Times New Roman"/>
          <w:color w:val="000000" w:themeColor="text1"/>
          <w:sz w:val="26"/>
          <w:szCs w:val="26"/>
          <w:lang w:val="en-US"/>
        </w:rPr>
        <w:t>HttpServletRequest</w:t>
      </w:r>
      <w:r w:rsidRPr="06B750E2">
        <w:rPr>
          <w:rFonts w:ascii="Times New Roman" w:hAnsi="Times New Roman"/>
          <w:color w:val="000000" w:themeColor="text1"/>
          <w:sz w:val="26"/>
          <w:szCs w:val="26"/>
        </w:rPr>
        <w:t xml:space="preserve">, </w:t>
      </w:r>
      <w:r w:rsidRPr="06B750E2">
        <w:rPr>
          <w:rFonts w:ascii="Times New Roman" w:hAnsi="Times New Roman"/>
          <w:color w:val="000000" w:themeColor="text1"/>
          <w:sz w:val="26"/>
          <w:szCs w:val="26"/>
          <w:lang w:val="en-US"/>
        </w:rPr>
        <w:t>HttpServletResponce</w:t>
      </w:r>
      <w:r w:rsidRPr="06B750E2">
        <w:rPr>
          <w:rFonts w:ascii="Times New Roman" w:hAnsi="Times New Roman"/>
          <w:color w:val="000000" w:themeColor="text1"/>
          <w:sz w:val="26"/>
          <w:szCs w:val="26"/>
        </w:rPr>
        <w:t>) обновляет поля продуктов (цена, количество...) удовлетворяющих параметрам запроса.</w:t>
      </w:r>
    </w:p>
    <w:p w14:paraId="10C415B1" w14:textId="1FCE2554" w:rsidR="00367F76" w:rsidRDefault="06B750E2" w:rsidP="00D61FC4">
      <w:pPr>
        <w:autoSpaceDE w:val="0"/>
        <w:autoSpaceDN w:val="0"/>
        <w:adjustRightInd w:val="0"/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  <w:r w:rsidRPr="06B750E2">
        <w:rPr>
          <w:rFonts w:eastAsia="Calibri"/>
          <w:color w:val="000000" w:themeColor="text1"/>
          <w:sz w:val="26"/>
          <w:szCs w:val="26"/>
          <w:lang w:val="en-US" w:eastAsia="en-US"/>
        </w:rPr>
        <w:t>Request</w:t>
      </w: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 xml:space="preserve"> &amp; </w:t>
      </w:r>
      <w:r w:rsidRPr="06B750E2">
        <w:rPr>
          <w:rFonts w:eastAsia="Calibri"/>
          <w:color w:val="000000" w:themeColor="text1"/>
          <w:sz w:val="26"/>
          <w:szCs w:val="26"/>
          <w:lang w:val="en-US" w:eastAsia="en-US"/>
        </w:rPr>
        <w:t>respnce</w:t>
      </w: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 xml:space="preserve"> необходимо замокать, все остальные объеты реальные. </w:t>
      </w:r>
      <w:r w:rsidRPr="06B750E2">
        <w:rPr>
          <w:rFonts w:eastAsia="Calibri"/>
          <w:color w:val="000000" w:themeColor="text1"/>
          <w:sz w:val="26"/>
          <w:szCs w:val="26"/>
          <w:lang w:val="en-US" w:eastAsia="en-US"/>
        </w:rPr>
        <w:t>Dao</w:t>
      </w: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 xml:space="preserve"> хранит список продуктов в листе. Так же дао содержит сетер для листа. В классе теста я объявлю свой лист и проинициализирую его, потом засетаю в дао. Это позволит отслеживать изменения на моем тестовом объетке листа. При тестировании </w:t>
      </w:r>
      <w:r w:rsidRPr="06B750E2">
        <w:rPr>
          <w:rFonts w:eastAsia="Calibri"/>
          <w:color w:val="000000" w:themeColor="text1"/>
          <w:sz w:val="26"/>
          <w:szCs w:val="26"/>
          <w:lang w:val="en-US" w:eastAsia="en-US"/>
        </w:rPr>
        <w:t>doGet</w:t>
      </w: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 xml:space="preserve">() проверяю какой список продуктов вернулся из сервиса. Сначала теслирую без параметров поиска, потом с параметрами. Когда тестирую </w:t>
      </w:r>
      <w:r w:rsidRPr="06B750E2">
        <w:rPr>
          <w:rFonts w:eastAsia="Calibri"/>
          <w:color w:val="000000" w:themeColor="text1"/>
          <w:sz w:val="26"/>
          <w:szCs w:val="26"/>
          <w:lang w:val="en-US" w:eastAsia="en-US"/>
        </w:rPr>
        <w:t>doPost</w:t>
      </w:r>
      <w:r w:rsidRPr="06B750E2">
        <w:rPr>
          <w:rFonts w:eastAsia="Calibri"/>
          <w:color w:val="000000" w:themeColor="text1"/>
          <w:sz w:val="26"/>
          <w:szCs w:val="26"/>
          <w:lang w:eastAsia="en-US"/>
        </w:rPr>
        <w:t>() сравниваю лист, который я засетал в дао (после вызова метода он должен изменится) с предполагаемым листом. Так же тестирую с неверным параметром.</w:t>
      </w:r>
    </w:p>
    <w:p w14:paraId="480F81C0" w14:textId="77777777" w:rsidR="00D61FC4" w:rsidRDefault="00FB7C14" w:rsidP="00DA2DF5">
      <w:pPr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  <w:r>
        <w:rPr>
          <w:rFonts w:eastAsia="Calibri"/>
          <w:color w:val="000000"/>
          <w:sz w:val="26"/>
          <w:szCs w:val="26"/>
          <w:lang w:eastAsia="en-US"/>
        </w:rPr>
        <w:lastRenderedPageBreak/>
        <w:t>Реализация тестов приведена в приложении Б под именем «</w:t>
      </w:r>
      <w:r w:rsidRPr="00FB7C14">
        <w:rPr>
          <w:b/>
          <w:lang w:val="en-US"/>
        </w:rPr>
        <w:t>com</w:t>
      </w:r>
      <w:r w:rsidRPr="00FB7C14">
        <w:rPr>
          <w:b/>
        </w:rPr>
        <w:t>.</w:t>
      </w:r>
      <w:r w:rsidRPr="00FB7C14">
        <w:rPr>
          <w:b/>
          <w:lang w:val="en-US"/>
        </w:rPr>
        <w:t>es</w:t>
      </w:r>
      <w:r w:rsidRPr="00FB7C14">
        <w:rPr>
          <w:b/>
        </w:rPr>
        <w:t>.</w:t>
      </w:r>
      <w:r w:rsidRPr="00FB7C14">
        <w:rPr>
          <w:b/>
          <w:lang w:val="en-US"/>
        </w:rPr>
        <w:t>phoneshop</w:t>
      </w:r>
      <w:r w:rsidRPr="00FB7C14">
        <w:rPr>
          <w:b/>
        </w:rPr>
        <w:t>.</w:t>
      </w:r>
      <w:r w:rsidRPr="00FB7C14">
        <w:rPr>
          <w:b/>
          <w:lang w:val="en-US"/>
        </w:rPr>
        <w:t>integration</w:t>
      </w:r>
      <w:r w:rsidRPr="00FB7C14">
        <w:rPr>
          <w:b/>
        </w:rPr>
        <w:t>.</w:t>
      </w:r>
      <w:r w:rsidRPr="00FB7C14">
        <w:rPr>
          <w:b/>
          <w:lang w:val="en-US"/>
        </w:rPr>
        <w:t>EditProductIntegrationTest</w:t>
      </w:r>
      <w:r>
        <w:rPr>
          <w:rFonts w:eastAsia="Calibri"/>
          <w:color w:val="000000"/>
          <w:sz w:val="26"/>
          <w:szCs w:val="26"/>
          <w:lang w:eastAsia="en-US"/>
        </w:rPr>
        <w:t>»</w:t>
      </w:r>
    </w:p>
    <w:p w14:paraId="4B1D477B" w14:textId="77777777" w:rsidR="00DA2DF5" w:rsidRPr="00DA2DF5" w:rsidRDefault="00DA2DF5" w:rsidP="00DA2DF5">
      <w:pPr>
        <w:spacing w:line="300" w:lineRule="auto"/>
        <w:ind w:left="144" w:firstLine="706"/>
        <w:rPr>
          <w:rFonts w:eastAsia="Calibri"/>
          <w:color w:val="000000"/>
          <w:sz w:val="26"/>
          <w:szCs w:val="26"/>
          <w:lang w:eastAsia="en-US"/>
        </w:rPr>
      </w:pPr>
    </w:p>
    <w:p w14:paraId="4DE65033" w14:textId="77777777" w:rsidR="00417E7B" w:rsidRPr="00DA2DF5" w:rsidRDefault="00236D49" w:rsidP="00DA2DF5">
      <w:pPr>
        <w:pStyle w:val="Heading2"/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</w:pPr>
      <w:bookmarkStart w:id="408" w:name="_Toc59134488"/>
      <w:r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 xml:space="preserve">5.2 </w:t>
      </w:r>
      <w:r w:rsidR="00AF3E34" w:rsidRPr="00DA2DF5"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>Анализ результатов тестов</w:t>
      </w:r>
      <w:bookmarkEnd w:id="408"/>
    </w:p>
    <w:p w14:paraId="65BE1F1D" w14:textId="77777777" w:rsidR="00D61FC4" w:rsidRDefault="00D61FC4" w:rsidP="00AF3E34">
      <w:pPr>
        <w:rPr>
          <w:b/>
          <w:iCs/>
          <w:color w:val="222222"/>
          <w:sz w:val="26"/>
          <w:szCs w:val="26"/>
          <w:shd w:val="clear" w:color="auto" w:fill="F9F9F9"/>
        </w:rPr>
      </w:pPr>
    </w:p>
    <w:p w14:paraId="369F29D0" w14:textId="49D75544" w:rsidR="00D61FC4" w:rsidRPr="00EA6637" w:rsidRDefault="06B750E2" w:rsidP="00EA6637">
      <w:pPr>
        <w:spacing w:line="300" w:lineRule="auto"/>
        <w:ind w:left="144" w:firstLine="706"/>
        <w:rPr>
          <w:sz w:val="26"/>
          <w:szCs w:val="26"/>
        </w:rPr>
      </w:pPr>
      <w:r w:rsidRPr="06B750E2">
        <w:rPr>
          <w:sz w:val="26"/>
          <w:szCs w:val="26"/>
        </w:rPr>
        <w:t>В результате проведения проверки качества были разработаны тесты, которые покрывают 100% строк тестируемых методов. В ходе тестирования была обнаружена и исправлена одна ошибка в методе EditProductPageServlet.</w:t>
      </w:r>
      <w:r w:rsidRPr="06B750E2">
        <w:rPr>
          <w:sz w:val="26"/>
          <w:szCs w:val="26"/>
          <w:lang w:val="en-US"/>
        </w:rPr>
        <w:t>doPost</w:t>
      </w:r>
      <w:r w:rsidRPr="06B750E2">
        <w:rPr>
          <w:sz w:val="26"/>
          <w:szCs w:val="26"/>
        </w:rPr>
        <w:t xml:space="preserve"> . После успешного выполнения doPost(user entered valid data)  должен следовать редирект а не форвард(doGet). Дальнейшее тестирование проводилось по исправленному методу.</w:t>
      </w:r>
    </w:p>
    <w:p w14:paraId="344E0BAA" w14:textId="77777777" w:rsidR="00D61FC4" w:rsidRPr="00EA6637" w:rsidRDefault="00EA6637" w:rsidP="00EA6637">
      <w:pPr>
        <w:spacing w:line="300" w:lineRule="auto"/>
        <w:ind w:left="144" w:firstLine="706"/>
        <w:rPr>
          <w:b/>
          <w:iCs/>
          <w:color w:val="222222"/>
          <w:sz w:val="26"/>
          <w:szCs w:val="26"/>
          <w:shd w:val="clear" w:color="auto" w:fill="F9F9F9"/>
        </w:rPr>
      </w:pPr>
      <w:r w:rsidRPr="00EA6637">
        <w:rPr>
          <w:rFonts w:eastAsia="Calibri"/>
          <w:color w:val="000000"/>
          <w:sz w:val="26"/>
          <w:szCs w:val="26"/>
          <w:lang w:eastAsia="en-US"/>
        </w:rPr>
        <w:t>Было протестировано</w:t>
      </w:r>
      <w:r w:rsidR="00D61FC4" w:rsidRPr="00EA6637">
        <w:rPr>
          <w:rFonts w:eastAsia="Calibri"/>
          <w:color w:val="000000"/>
          <w:sz w:val="26"/>
          <w:szCs w:val="26"/>
          <w:lang w:eastAsia="en-US"/>
        </w:rPr>
        <w:t xml:space="preserve"> взаимодействие трех модулей </w:t>
      </w:r>
      <w:r w:rsidRPr="00EA6637">
        <w:rPr>
          <w:rFonts w:eastAsia="Calibri"/>
          <w:color w:val="000000"/>
          <w:sz w:val="26"/>
          <w:szCs w:val="26"/>
          <w:lang w:eastAsia="en-US"/>
        </w:rPr>
        <w:t>п</w:t>
      </w:r>
      <w:r w:rsidR="00D61FC4" w:rsidRPr="00EA6637">
        <w:rPr>
          <w:rFonts w:eastAsia="Calibri"/>
          <w:color w:val="000000"/>
          <w:sz w:val="26"/>
          <w:szCs w:val="26"/>
          <w:lang w:eastAsia="en-US"/>
        </w:rPr>
        <w:t>рограммы. Модули были предварительно протестированы отдельно. Программа работает как предполагается.</w:t>
      </w:r>
    </w:p>
    <w:p w14:paraId="6AFAB436" w14:textId="77777777" w:rsidR="00AF3E34" w:rsidRPr="001E40DF" w:rsidRDefault="00AF3E34" w:rsidP="00AF3E34">
      <w:pPr>
        <w:rPr>
          <w:b/>
          <w:iCs/>
          <w:color w:val="222222"/>
          <w:sz w:val="26"/>
          <w:szCs w:val="26"/>
          <w:shd w:val="clear" w:color="auto" w:fill="F9F9F9"/>
        </w:rPr>
      </w:pPr>
    </w:p>
    <w:p w14:paraId="02442796" w14:textId="77777777" w:rsidR="001E40DF" w:rsidRPr="00DA2DF5" w:rsidRDefault="00236D49" w:rsidP="00DA2DF5">
      <w:pPr>
        <w:pStyle w:val="Heading2"/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</w:pPr>
      <w:bookmarkStart w:id="409" w:name="_Toc59134489"/>
      <w:r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 xml:space="preserve">5.3 </w:t>
      </w:r>
      <w:r w:rsidR="00AF3E34" w:rsidRPr="00DA2DF5">
        <w:rPr>
          <w:rFonts w:ascii="Times New Roman" w:hAnsi="Times New Roman"/>
          <w:i w:val="0"/>
          <w:iCs/>
          <w:color w:val="222222"/>
          <w:sz w:val="26"/>
          <w:szCs w:val="26"/>
          <w:shd w:val="clear" w:color="auto" w:fill="F9F9F9"/>
        </w:rPr>
        <w:t>Отладка тестов</w:t>
      </w:r>
      <w:bookmarkEnd w:id="409"/>
    </w:p>
    <w:p w14:paraId="042C5D41" w14:textId="77777777" w:rsidR="001E40DF" w:rsidRDefault="001E40DF" w:rsidP="001E40DF">
      <w:pPr>
        <w:rPr>
          <w:lang w:val="be-BY"/>
        </w:rPr>
      </w:pPr>
    </w:p>
    <w:p w14:paraId="1C160BA4" w14:textId="77777777" w:rsidR="001E40DF" w:rsidRPr="0000523D" w:rsidRDefault="001E40DF" w:rsidP="001E40DF">
      <w:pPr>
        <w:rPr>
          <w:lang w:val="be-BY"/>
        </w:rPr>
      </w:pPr>
      <w:r>
        <w:rPr>
          <w:lang w:val="be-BY"/>
        </w:rPr>
        <w:t xml:space="preserve">Результаты запуска всех тестов сразу приведены на рисунках </w:t>
      </w:r>
      <w:r w:rsidR="00EA6637">
        <w:rPr>
          <w:lang w:val="be-BY"/>
        </w:rPr>
        <w:t>5</w:t>
      </w:r>
      <w:r>
        <w:rPr>
          <w:lang w:val="be-BY"/>
        </w:rPr>
        <w:t>.</w:t>
      </w:r>
      <w:r w:rsidRPr="00CB699E">
        <w:t>5</w:t>
      </w:r>
      <w:r>
        <w:rPr>
          <w:lang w:val="be-BY"/>
        </w:rPr>
        <w:t xml:space="preserve">, </w:t>
      </w:r>
      <w:r w:rsidR="00EA6637">
        <w:rPr>
          <w:lang w:val="be-BY"/>
        </w:rPr>
        <w:t>5</w:t>
      </w:r>
      <w:r>
        <w:rPr>
          <w:lang w:val="be-BY"/>
        </w:rPr>
        <w:t>.</w:t>
      </w:r>
      <w:r w:rsidRPr="00CB699E">
        <w:t>6</w:t>
      </w:r>
      <w:r>
        <w:rPr>
          <w:lang w:val="be-BY"/>
        </w:rPr>
        <w:t xml:space="preserve">, </w:t>
      </w:r>
      <w:r w:rsidR="00EA6637">
        <w:rPr>
          <w:lang w:val="be-BY"/>
        </w:rPr>
        <w:t>5</w:t>
      </w:r>
      <w:r>
        <w:rPr>
          <w:lang w:val="be-BY"/>
        </w:rPr>
        <w:t>.</w:t>
      </w:r>
      <w:r w:rsidRPr="00CB699E">
        <w:t>7</w:t>
      </w:r>
      <w:r>
        <w:rPr>
          <w:lang w:val="be-BY"/>
        </w:rPr>
        <w:t>.</w:t>
      </w:r>
    </w:p>
    <w:p w14:paraId="4D2E12B8" w14:textId="77777777" w:rsidR="001E40DF" w:rsidRPr="0000523D" w:rsidRDefault="001E40DF" w:rsidP="001E40DF">
      <w:pPr>
        <w:rPr>
          <w:lang w:val="be-BY"/>
        </w:rPr>
      </w:pPr>
    </w:p>
    <w:p w14:paraId="308F224F" w14:textId="77777777" w:rsidR="001E40DF" w:rsidRDefault="00BE68E3" w:rsidP="00D61FC4">
      <w:pPr>
        <w:autoSpaceDE w:val="0"/>
        <w:autoSpaceDN w:val="0"/>
        <w:adjustRightInd w:val="0"/>
        <w:ind w:right="13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762F197" wp14:editId="72AA80F8">
            <wp:extent cx="3467100" cy="5791202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F63" w14:textId="77777777" w:rsidR="001E40DF" w:rsidRDefault="001E40DF" w:rsidP="00D61FC4">
      <w:pPr>
        <w:autoSpaceDE w:val="0"/>
        <w:autoSpaceDN w:val="0"/>
        <w:adjustRightInd w:val="0"/>
        <w:ind w:right="130"/>
        <w:jc w:val="center"/>
        <w:rPr>
          <w:noProof/>
          <w:lang w:val="en-US" w:eastAsia="en-US"/>
        </w:rPr>
      </w:pPr>
    </w:p>
    <w:p w14:paraId="7D0B133D" w14:textId="77777777" w:rsidR="001E40DF" w:rsidRPr="005E1512" w:rsidRDefault="001E40DF" w:rsidP="00D61FC4">
      <w:pPr>
        <w:autoSpaceDE w:val="0"/>
        <w:autoSpaceDN w:val="0"/>
        <w:adjustRightInd w:val="0"/>
        <w:ind w:right="130"/>
        <w:jc w:val="center"/>
        <w:rPr>
          <w:lang w:val="be-BY"/>
        </w:rPr>
      </w:pPr>
      <w:r w:rsidRPr="005E1512">
        <w:rPr>
          <w:lang w:val="be-BY"/>
        </w:rPr>
        <w:t xml:space="preserve">Рисунок </w:t>
      </w:r>
      <w:r w:rsidR="00EA6637">
        <w:rPr>
          <w:lang w:val="be-BY"/>
        </w:rPr>
        <w:t>5</w:t>
      </w:r>
      <w:r w:rsidRPr="005E1512">
        <w:rPr>
          <w:lang w:val="be-BY"/>
        </w:rPr>
        <w:t>.</w:t>
      </w:r>
      <w:r w:rsidRPr="00CB699E">
        <w:t>5</w:t>
      </w:r>
      <w:r w:rsidRPr="005E1512">
        <w:rPr>
          <w:lang w:val="be-BY"/>
        </w:rPr>
        <w:t xml:space="preserve"> – </w:t>
      </w:r>
      <w:r>
        <w:rPr>
          <w:lang w:val="be-BY"/>
        </w:rPr>
        <w:t>Выполнение тестов часть 1</w:t>
      </w:r>
    </w:p>
    <w:p w14:paraId="7B969857" w14:textId="77777777" w:rsidR="001E40DF" w:rsidRPr="00CB699E" w:rsidRDefault="001E40DF" w:rsidP="00D61FC4">
      <w:pPr>
        <w:autoSpaceDE w:val="0"/>
        <w:autoSpaceDN w:val="0"/>
        <w:adjustRightInd w:val="0"/>
        <w:ind w:right="130"/>
        <w:jc w:val="center"/>
        <w:rPr>
          <w:noProof/>
          <w:lang w:eastAsia="en-US"/>
        </w:rPr>
      </w:pPr>
    </w:p>
    <w:p w14:paraId="0FE634FD" w14:textId="77777777" w:rsidR="001E40DF" w:rsidRDefault="00BE68E3" w:rsidP="00D61FC4">
      <w:pPr>
        <w:autoSpaceDE w:val="0"/>
        <w:autoSpaceDN w:val="0"/>
        <w:adjustRightInd w:val="0"/>
        <w:ind w:right="130"/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311BFD" wp14:editId="26A683A6">
            <wp:extent cx="3638550" cy="6505576"/>
            <wp:effectExtent l="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5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F980" w14:textId="77777777" w:rsidR="001E40DF" w:rsidRDefault="001E40DF" w:rsidP="00D61FC4">
      <w:pPr>
        <w:autoSpaceDE w:val="0"/>
        <w:autoSpaceDN w:val="0"/>
        <w:adjustRightInd w:val="0"/>
        <w:ind w:right="130"/>
        <w:jc w:val="center"/>
        <w:rPr>
          <w:noProof/>
          <w:lang w:val="en-US" w:eastAsia="en-US"/>
        </w:rPr>
      </w:pPr>
    </w:p>
    <w:p w14:paraId="2A7AD2EE" w14:textId="77777777" w:rsidR="001E40DF" w:rsidRPr="005E1512" w:rsidRDefault="001E40DF" w:rsidP="00D61FC4">
      <w:pPr>
        <w:autoSpaceDE w:val="0"/>
        <w:autoSpaceDN w:val="0"/>
        <w:adjustRightInd w:val="0"/>
        <w:ind w:right="130"/>
        <w:jc w:val="center"/>
        <w:rPr>
          <w:lang w:val="be-BY"/>
        </w:rPr>
      </w:pPr>
      <w:r w:rsidRPr="005E1512">
        <w:rPr>
          <w:lang w:val="be-BY"/>
        </w:rPr>
        <w:t>Рис</w:t>
      </w:r>
      <w:r>
        <w:rPr>
          <w:lang w:val="be-BY"/>
        </w:rPr>
        <w:t xml:space="preserve">унок </w:t>
      </w:r>
      <w:r w:rsidR="00EA6637">
        <w:rPr>
          <w:lang w:val="be-BY"/>
        </w:rPr>
        <w:t>5</w:t>
      </w:r>
      <w:r>
        <w:rPr>
          <w:lang w:val="be-BY"/>
        </w:rPr>
        <w:t>.6</w:t>
      </w:r>
      <w:r w:rsidRPr="005E1512">
        <w:rPr>
          <w:lang w:val="be-BY"/>
        </w:rPr>
        <w:t xml:space="preserve"> – </w:t>
      </w:r>
      <w:r>
        <w:rPr>
          <w:lang w:val="be-BY"/>
        </w:rPr>
        <w:t>Выполнение тестов часть 2</w:t>
      </w:r>
    </w:p>
    <w:p w14:paraId="300079F4" w14:textId="77777777" w:rsidR="001E40DF" w:rsidRPr="005E1512" w:rsidRDefault="001E40DF" w:rsidP="00D61FC4">
      <w:pPr>
        <w:autoSpaceDE w:val="0"/>
        <w:autoSpaceDN w:val="0"/>
        <w:adjustRightInd w:val="0"/>
        <w:ind w:right="130"/>
        <w:jc w:val="center"/>
        <w:rPr>
          <w:lang w:val="be-BY"/>
        </w:rPr>
      </w:pPr>
    </w:p>
    <w:p w14:paraId="299D8616" w14:textId="77777777" w:rsidR="001E40DF" w:rsidRPr="00CB699E" w:rsidRDefault="00BE68E3" w:rsidP="00D61FC4">
      <w:pPr>
        <w:autoSpaceDE w:val="0"/>
        <w:autoSpaceDN w:val="0"/>
        <w:adjustRightInd w:val="0"/>
        <w:ind w:right="130"/>
        <w:jc w:val="center"/>
        <w:rPr>
          <w:noProof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BCCB6EA" wp14:editId="6BD46589">
            <wp:extent cx="3533775" cy="6124574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769" w14:textId="77777777" w:rsidR="001E40DF" w:rsidRPr="00CB699E" w:rsidRDefault="001E40DF" w:rsidP="00D61FC4">
      <w:pPr>
        <w:autoSpaceDE w:val="0"/>
        <w:autoSpaceDN w:val="0"/>
        <w:adjustRightInd w:val="0"/>
        <w:ind w:right="130"/>
        <w:jc w:val="center"/>
        <w:rPr>
          <w:noProof/>
          <w:lang w:eastAsia="en-US"/>
        </w:rPr>
      </w:pPr>
    </w:p>
    <w:p w14:paraId="5D811CF5" w14:textId="77777777" w:rsidR="001E40DF" w:rsidRPr="005E1512" w:rsidRDefault="001E40DF" w:rsidP="00D61FC4">
      <w:pPr>
        <w:autoSpaceDE w:val="0"/>
        <w:autoSpaceDN w:val="0"/>
        <w:adjustRightInd w:val="0"/>
        <w:ind w:right="130"/>
        <w:jc w:val="center"/>
        <w:rPr>
          <w:lang w:val="be-BY"/>
        </w:rPr>
      </w:pPr>
      <w:r w:rsidRPr="005E1512">
        <w:rPr>
          <w:lang w:val="be-BY"/>
        </w:rPr>
        <w:t xml:space="preserve">Рисунок </w:t>
      </w:r>
      <w:r w:rsidR="00EA6637">
        <w:rPr>
          <w:lang w:val="be-BY"/>
        </w:rPr>
        <w:t>5</w:t>
      </w:r>
      <w:r w:rsidRPr="005E1512">
        <w:rPr>
          <w:lang w:val="be-BY"/>
        </w:rPr>
        <w:t>.</w:t>
      </w:r>
      <w:r>
        <w:rPr>
          <w:lang w:val="be-BY"/>
        </w:rPr>
        <w:t>7</w:t>
      </w:r>
      <w:r w:rsidRPr="005E1512">
        <w:rPr>
          <w:lang w:val="be-BY"/>
        </w:rPr>
        <w:t xml:space="preserve"> – </w:t>
      </w:r>
      <w:r>
        <w:rPr>
          <w:lang w:val="be-BY"/>
        </w:rPr>
        <w:t>Выполнение тестов часть 3</w:t>
      </w:r>
    </w:p>
    <w:p w14:paraId="6F5CD9ED" w14:textId="77777777" w:rsidR="001E40DF" w:rsidRPr="001E40DF" w:rsidRDefault="001E40DF" w:rsidP="00D61FC4">
      <w:pPr>
        <w:jc w:val="center"/>
        <w:rPr>
          <w:b/>
          <w:sz w:val="26"/>
          <w:szCs w:val="26"/>
        </w:rPr>
      </w:pPr>
    </w:p>
    <w:p w14:paraId="4EF7FBD7" w14:textId="77777777" w:rsidR="00AF3E34" w:rsidRDefault="00AF3E34" w:rsidP="000742AC">
      <w:pPr>
        <w:ind w:firstLine="851"/>
        <w:jc w:val="both"/>
        <w:rPr>
          <w:sz w:val="28"/>
          <w:szCs w:val="28"/>
        </w:rPr>
      </w:pPr>
    </w:p>
    <w:p w14:paraId="740C982E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15C78039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527D639D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5101B52C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3C8EC45C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326DC100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0A821549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66FDCF4E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3BEE236D" w14:textId="77777777" w:rsidR="00DA2DF5" w:rsidRDefault="00DA2DF5" w:rsidP="000742AC">
      <w:pPr>
        <w:ind w:firstLine="851"/>
        <w:jc w:val="both"/>
        <w:rPr>
          <w:sz w:val="28"/>
          <w:szCs w:val="28"/>
        </w:rPr>
      </w:pPr>
    </w:p>
    <w:p w14:paraId="0CCC0888" w14:textId="77777777" w:rsidR="00741C1C" w:rsidRDefault="00741C1C" w:rsidP="000742AC">
      <w:pPr>
        <w:ind w:firstLine="851"/>
        <w:jc w:val="both"/>
        <w:rPr>
          <w:sz w:val="28"/>
          <w:szCs w:val="28"/>
        </w:rPr>
      </w:pPr>
    </w:p>
    <w:p w14:paraId="557536F4" w14:textId="77777777" w:rsidR="00741C1C" w:rsidRDefault="00741C1C" w:rsidP="00741C1C">
      <w:pPr>
        <w:pStyle w:val="Heading1"/>
        <w:rPr>
          <w:szCs w:val="28"/>
        </w:rPr>
      </w:pPr>
      <w:bookmarkStart w:id="410" w:name="_Toc59134490"/>
      <w:r>
        <w:rPr>
          <w:szCs w:val="28"/>
        </w:rPr>
        <w:lastRenderedPageBreak/>
        <w:t>ЗАКЛЮЧЕНИЕ</w:t>
      </w:r>
      <w:bookmarkEnd w:id="410"/>
    </w:p>
    <w:p w14:paraId="4A990D24" w14:textId="77777777" w:rsidR="00741C1C" w:rsidRDefault="00741C1C" w:rsidP="000742AC">
      <w:pPr>
        <w:ind w:firstLine="851"/>
        <w:jc w:val="both"/>
        <w:rPr>
          <w:sz w:val="28"/>
          <w:szCs w:val="28"/>
        </w:rPr>
      </w:pPr>
    </w:p>
    <w:p w14:paraId="01F5299E" w14:textId="65BAF899" w:rsidR="00B931B6" w:rsidRPr="00003F33" w:rsidRDefault="06B750E2" w:rsidP="000742AC">
      <w:pPr>
        <w:ind w:firstLine="851"/>
        <w:jc w:val="both"/>
        <w:rPr>
          <w:sz w:val="26"/>
          <w:szCs w:val="26"/>
        </w:rPr>
      </w:pPr>
      <w:r w:rsidRPr="06B750E2">
        <w:rPr>
          <w:sz w:val="26"/>
          <w:szCs w:val="26"/>
        </w:rPr>
        <w:t>Разработанный софт позволяет повысить эффективность продаж мобильных телефонов через интернет. Программа автоматизирует работу продавца, тем самым позволяет бизнесу сократить издержи.</w:t>
      </w:r>
    </w:p>
    <w:p w14:paraId="7B519F63" w14:textId="59B0B94B" w:rsidR="00B11334" w:rsidRPr="00003F33" w:rsidRDefault="06B750E2" w:rsidP="000742AC">
      <w:pPr>
        <w:ind w:firstLine="851"/>
        <w:jc w:val="both"/>
        <w:rPr>
          <w:sz w:val="26"/>
          <w:szCs w:val="26"/>
        </w:rPr>
      </w:pPr>
      <w:r w:rsidRPr="06B750E2">
        <w:rPr>
          <w:sz w:val="26"/>
          <w:szCs w:val="26"/>
        </w:rPr>
        <w:t xml:space="preserve">Реализован весь функционал в соответствии с техническим заданием к проекту. Высокий уровень покрытия тестами свидетельствует о качественном программном обеспечении. Была использована методология разработки </w:t>
      </w:r>
      <w:r w:rsidRPr="06B750E2">
        <w:rPr>
          <w:sz w:val="26"/>
          <w:szCs w:val="26"/>
          <w:lang w:val="en-US"/>
        </w:rPr>
        <w:t>TDD</w:t>
      </w:r>
      <w:r w:rsidRPr="06B750E2">
        <w:rPr>
          <w:sz w:val="26"/>
          <w:szCs w:val="26"/>
        </w:rPr>
        <w:t xml:space="preserve">. Модульное тестирование проводилось с использованием заглушек. Кроме того, были проведены интеграционные тесты. </w:t>
      </w:r>
    </w:p>
    <w:p w14:paraId="022B8B5E" w14:textId="5508DC97" w:rsidR="00B931B6" w:rsidRPr="00003F33" w:rsidRDefault="06B750E2" w:rsidP="000742AC">
      <w:pPr>
        <w:ind w:firstLine="851"/>
        <w:jc w:val="both"/>
        <w:rPr>
          <w:sz w:val="26"/>
          <w:szCs w:val="26"/>
        </w:rPr>
      </w:pPr>
      <w:r w:rsidRPr="06B750E2">
        <w:rPr>
          <w:sz w:val="26"/>
          <w:szCs w:val="26"/>
        </w:rPr>
        <w:t xml:space="preserve">Приложение демонстрирует высокий уровень безопасности. Приложение реализует защиту от </w:t>
      </w:r>
      <w:r w:rsidRPr="06B750E2">
        <w:rPr>
          <w:sz w:val="26"/>
          <w:szCs w:val="26"/>
          <w:lang w:val="en-US"/>
        </w:rPr>
        <w:t>DOS</w:t>
      </w:r>
      <w:r w:rsidRPr="06B750E2">
        <w:rPr>
          <w:sz w:val="26"/>
          <w:szCs w:val="26"/>
        </w:rPr>
        <w:t xml:space="preserve"> атак. Данные пользователей надежно хранятся в хранилище.  </w:t>
      </w:r>
    </w:p>
    <w:p w14:paraId="7C32543D" w14:textId="22E6AADE" w:rsidR="00B11334" w:rsidRPr="00003F33" w:rsidRDefault="06B750E2" w:rsidP="000742AC">
      <w:pPr>
        <w:ind w:firstLine="851"/>
        <w:jc w:val="both"/>
        <w:rPr>
          <w:sz w:val="26"/>
          <w:szCs w:val="26"/>
        </w:rPr>
      </w:pPr>
      <w:r w:rsidRPr="06B750E2">
        <w:rPr>
          <w:sz w:val="26"/>
          <w:szCs w:val="26"/>
        </w:rPr>
        <w:t xml:space="preserve">Приятный дизайн </w:t>
      </w:r>
      <w:r w:rsidRPr="06B750E2">
        <w:rPr>
          <w:sz w:val="26"/>
          <w:szCs w:val="26"/>
          <w:lang w:val="en-US"/>
        </w:rPr>
        <w:t>front</w:t>
      </w:r>
      <w:r w:rsidRPr="06B750E2">
        <w:rPr>
          <w:sz w:val="26"/>
          <w:szCs w:val="26"/>
        </w:rPr>
        <w:t xml:space="preserve"> </w:t>
      </w:r>
      <w:r w:rsidRPr="06B750E2">
        <w:rPr>
          <w:sz w:val="26"/>
          <w:szCs w:val="26"/>
          <w:lang w:val="en-US"/>
        </w:rPr>
        <w:t>end</w:t>
      </w:r>
      <w:r w:rsidRPr="06B750E2">
        <w:rPr>
          <w:sz w:val="26"/>
          <w:szCs w:val="26"/>
        </w:rPr>
        <w:t xml:space="preserve"> части позволит привлечь еще больше клиентов, тем самым увеличивает продажи. Для реализации </w:t>
      </w:r>
      <w:r w:rsidRPr="06B750E2">
        <w:rPr>
          <w:sz w:val="26"/>
          <w:szCs w:val="26"/>
          <w:lang w:val="en-US"/>
        </w:rPr>
        <w:t>pop</w:t>
      </w:r>
      <w:r w:rsidRPr="06B750E2">
        <w:rPr>
          <w:sz w:val="26"/>
          <w:szCs w:val="26"/>
        </w:rPr>
        <w:t xml:space="preserve"> </w:t>
      </w:r>
      <w:r w:rsidRPr="06B750E2">
        <w:rPr>
          <w:sz w:val="26"/>
          <w:szCs w:val="26"/>
          <w:lang w:val="en-US"/>
        </w:rPr>
        <w:t>up</w:t>
      </w:r>
      <w:r w:rsidRPr="06B750E2">
        <w:rPr>
          <w:sz w:val="26"/>
          <w:szCs w:val="26"/>
        </w:rPr>
        <w:t xml:space="preserve"> элементов и валидации на клиенте использован </w:t>
      </w:r>
      <w:r w:rsidRPr="06B750E2">
        <w:rPr>
          <w:sz w:val="26"/>
          <w:szCs w:val="26"/>
          <w:lang w:val="en-US"/>
        </w:rPr>
        <w:t>JavaScript</w:t>
      </w:r>
      <w:r w:rsidRPr="06B750E2">
        <w:rPr>
          <w:sz w:val="26"/>
          <w:szCs w:val="26"/>
        </w:rPr>
        <w:t>.</w:t>
      </w:r>
    </w:p>
    <w:p w14:paraId="32F4A071" w14:textId="77777777" w:rsidR="00664968" w:rsidRPr="00003F33" w:rsidRDefault="00B931B6" w:rsidP="00664968">
      <w:pPr>
        <w:ind w:firstLine="851"/>
        <w:jc w:val="both"/>
        <w:rPr>
          <w:sz w:val="26"/>
          <w:szCs w:val="26"/>
        </w:rPr>
      </w:pPr>
      <w:r w:rsidRPr="00003F33">
        <w:rPr>
          <w:sz w:val="26"/>
          <w:szCs w:val="26"/>
        </w:rPr>
        <w:t>Успешные тесты и стабильная работа, продемонстрированная на испытаниях, говорит о готовности программы к релизу и запуску ее первой пробной версии.</w:t>
      </w:r>
    </w:p>
    <w:p w14:paraId="603CC4DB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5BAD3425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0C7D08AC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37A31054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7DC8C081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0477E574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3FD9042A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052D4810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62D3F89E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2780AF0D" w14:textId="77777777" w:rsidR="00E54E53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46FC4A0D" w14:textId="77777777" w:rsidR="00003F33" w:rsidRDefault="00003F3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4DC2ECC6" w14:textId="77777777" w:rsidR="00003F33" w:rsidRPr="005463ED" w:rsidRDefault="00003F3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79796693" w14:textId="77777777" w:rsidR="00E54E53" w:rsidRPr="005463ED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47297C67" w14:textId="77777777" w:rsidR="00E54E53" w:rsidRDefault="00E54E53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048740F3" w14:textId="77777777" w:rsidR="00C55D04" w:rsidRDefault="00C55D04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51371A77" w14:textId="76FB2BFA" w:rsidR="00C55D04" w:rsidRDefault="00C55D04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1CD2FDAC" w14:textId="77777777" w:rsidR="00B6555E" w:rsidRDefault="00B6555E" w:rsidP="00906935">
      <w:pPr>
        <w:tabs>
          <w:tab w:val="left" w:pos="993"/>
        </w:tabs>
        <w:spacing w:line="360" w:lineRule="auto"/>
        <w:ind w:firstLine="851"/>
        <w:rPr>
          <w:sz w:val="28"/>
          <w:szCs w:val="28"/>
        </w:rPr>
      </w:pPr>
    </w:p>
    <w:p w14:paraId="732434A0" w14:textId="77777777" w:rsidR="004E6D68" w:rsidRDefault="004E6D68" w:rsidP="00AD77F0">
      <w:pPr>
        <w:pStyle w:val="Heading1"/>
        <w:spacing w:after="240"/>
        <w:jc w:val="left"/>
        <w:rPr>
          <w:b w:val="0"/>
          <w:iCs w:val="0"/>
          <w:szCs w:val="28"/>
        </w:rPr>
      </w:pPr>
    </w:p>
    <w:p w14:paraId="2328BB07" w14:textId="77777777" w:rsidR="00C81FD1" w:rsidRPr="00C81FD1" w:rsidRDefault="00C81FD1" w:rsidP="00C81FD1"/>
    <w:p w14:paraId="4DEC8723" w14:textId="77777777" w:rsidR="008843E1" w:rsidRPr="008843E1" w:rsidRDefault="004F3DA0" w:rsidP="008843E1">
      <w:pPr>
        <w:pStyle w:val="Heading1"/>
        <w:spacing w:after="240"/>
      </w:pPr>
      <w:bookmarkStart w:id="411" w:name="_Toc59134491"/>
      <w:r>
        <w:lastRenderedPageBreak/>
        <w:t>СПИСОК ИСПОЛЬЗУЕМОЙ ЛИТЕРАТУРЫ</w:t>
      </w:r>
      <w:bookmarkEnd w:id="411"/>
    </w:p>
    <w:p w14:paraId="7BD747B6" w14:textId="77777777" w:rsidR="00DD658B" w:rsidRPr="00003F33" w:rsidRDefault="00AD77F0" w:rsidP="006D22B6">
      <w:pPr>
        <w:numPr>
          <w:ilvl w:val="0"/>
          <w:numId w:val="1"/>
        </w:numPr>
        <w:tabs>
          <w:tab w:val="clear" w:pos="720"/>
          <w:tab w:val="num" w:pos="284"/>
        </w:tabs>
        <w:ind w:left="284" w:hanging="284"/>
        <w:jc w:val="both"/>
        <w:rPr>
          <w:sz w:val="26"/>
          <w:szCs w:val="26"/>
        </w:rPr>
      </w:pPr>
      <w:r w:rsidRPr="00003F33">
        <w:rPr>
          <w:color w:val="000000"/>
          <w:sz w:val="26"/>
          <w:szCs w:val="26"/>
          <w:lang w:val="en-US"/>
        </w:rPr>
        <w:t>Java</w:t>
      </w:r>
      <w:r w:rsidR="00DD658B" w:rsidRPr="00003F33">
        <w:rPr>
          <w:color w:val="000000"/>
          <w:sz w:val="26"/>
          <w:szCs w:val="26"/>
        </w:rPr>
        <w:t>. Сетевое программирование / В. Кумар [и др.]. – М.: Лори, 2007.- 400 с.</w:t>
      </w:r>
      <w:r w:rsidR="00DD658B" w:rsidRPr="00003F33">
        <w:rPr>
          <w:sz w:val="26"/>
          <w:szCs w:val="26"/>
        </w:rPr>
        <w:t xml:space="preserve"> </w:t>
      </w:r>
    </w:p>
    <w:p w14:paraId="10F58E3E" w14:textId="77777777" w:rsidR="00E54E53" w:rsidRPr="00003F33" w:rsidRDefault="00E54E53" w:rsidP="006D22B6">
      <w:pPr>
        <w:numPr>
          <w:ilvl w:val="0"/>
          <w:numId w:val="1"/>
        </w:numPr>
        <w:tabs>
          <w:tab w:val="clear" w:pos="720"/>
          <w:tab w:val="num" w:pos="284"/>
        </w:tabs>
        <w:ind w:left="284" w:hanging="284"/>
        <w:jc w:val="both"/>
        <w:rPr>
          <w:sz w:val="26"/>
          <w:szCs w:val="26"/>
        </w:rPr>
      </w:pPr>
      <w:r w:rsidRPr="00003F33">
        <w:rPr>
          <w:sz w:val="26"/>
          <w:szCs w:val="26"/>
        </w:rPr>
        <w:t>Фурунжиев Р.И.</w:t>
      </w:r>
      <w:r w:rsidR="00360A9D" w:rsidRPr="00003F33">
        <w:rPr>
          <w:sz w:val="26"/>
          <w:szCs w:val="26"/>
        </w:rPr>
        <w:t xml:space="preserve"> </w:t>
      </w:r>
      <w:r w:rsidR="00AD77F0" w:rsidRPr="00003F33">
        <w:rPr>
          <w:sz w:val="26"/>
          <w:szCs w:val="26"/>
        </w:rPr>
        <w:t>–</w:t>
      </w:r>
      <w:r w:rsidRPr="00003F33">
        <w:rPr>
          <w:sz w:val="26"/>
          <w:szCs w:val="26"/>
        </w:rPr>
        <w:t xml:space="preserve"> </w:t>
      </w:r>
      <w:r w:rsidR="00AD77F0" w:rsidRPr="00003F33">
        <w:rPr>
          <w:sz w:val="26"/>
          <w:szCs w:val="26"/>
        </w:rPr>
        <w:t xml:space="preserve">Устройство </w:t>
      </w:r>
      <w:r w:rsidR="00AD77F0" w:rsidRPr="00003F33">
        <w:rPr>
          <w:sz w:val="26"/>
          <w:szCs w:val="26"/>
          <w:lang w:val="en-US"/>
        </w:rPr>
        <w:t>Tomcat</w:t>
      </w:r>
      <w:r w:rsidRPr="00003F33">
        <w:rPr>
          <w:sz w:val="26"/>
          <w:szCs w:val="26"/>
        </w:rPr>
        <w:t xml:space="preserve">. Монография. - Мн.: Выш.шк, </w:t>
      </w:r>
      <w:r w:rsidR="00AD77F0" w:rsidRPr="00003F33">
        <w:rPr>
          <w:sz w:val="26"/>
          <w:szCs w:val="26"/>
        </w:rPr>
        <w:t>2013</w:t>
      </w:r>
      <w:r w:rsidRPr="00003F33">
        <w:rPr>
          <w:sz w:val="26"/>
          <w:szCs w:val="26"/>
        </w:rPr>
        <w:t>. - 452 с.</w:t>
      </w:r>
    </w:p>
    <w:p w14:paraId="640E484E" w14:textId="77777777" w:rsidR="00DD658B" w:rsidRPr="00003F33" w:rsidRDefault="00DD658B" w:rsidP="006D22B6">
      <w:pPr>
        <w:numPr>
          <w:ilvl w:val="0"/>
          <w:numId w:val="1"/>
        </w:numPr>
        <w:tabs>
          <w:tab w:val="clear" w:pos="720"/>
          <w:tab w:val="num" w:pos="284"/>
        </w:tabs>
        <w:ind w:left="284" w:hanging="284"/>
        <w:jc w:val="both"/>
        <w:rPr>
          <w:sz w:val="26"/>
          <w:szCs w:val="26"/>
        </w:rPr>
      </w:pPr>
      <w:r w:rsidRPr="00003F33">
        <w:rPr>
          <w:color w:val="000000"/>
          <w:sz w:val="26"/>
          <w:szCs w:val="26"/>
        </w:rPr>
        <w:t>Орлов, С.А. Организация ЭВМ и систем: Учебник для вузов / С.А. Орлов, Б.Я. Цилькер. - 2-е изд. - СПб: Питер, 2011. - 688с.</w:t>
      </w:r>
    </w:p>
    <w:p w14:paraId="138DBADA" w14:textId="77777777" w:rsidR="00E54E53" w:rsidRPr="00003F33" w:rsidRDefault="00E54E53" w:rsidP="006D22B6">
      <w:pPr>
        <w:numPr>
          <w:ilvl w:val="0"/>
          <w:numId w:val="1"/>
        </w:numPr>
        <w:tabs>
          <w:tab w:val="clear" w:pos="720"/>
          <w:tab w:val="num" w:pos="284"/>
        </w:tabs>
        <w:ind w:left="284" w:hanging="284"/>
        <w:jc w:val="both"/>
        <w:rPr>
          <w:sz w:val="26"/>
          <w:szCs w:val="26"/>
        </w:rPr>
      </w:pPr>
      <w:r w:rsidRPr="00003F33">
        <w:rPr>
          <w:sz w:val="26"/>
          <w:szCs w:val="26"/>
        </w:rPr>
        <w:t xml:space="preserve">Фурунжиев Р.И., Гурский Н.Н. </w:t>
      </w:r>
      <w:r w:rsidR="00360A9D" w:rsidRPr="00003F33">
        <w:rPr>
          <w:sz w:val="26"/>
          <w:szCs w:val="26"/>
        </w:rPr>
        <w:t xml:space="preserve">- </w:t>
      </w:r>
      <w:r w:rsidRPr="00003F33">
        <w:rPr>
          <w:sz w:val="26"/>
          <w:szCs w:val="26"/>
        </w:rPr>
        <w:t>Применение математических методов и ЭВМ. Программное моделирование систем. - Мн.: Выш. шк. 1991. – 250 с.</w:t>
      </w:r>
    </w:p>
    <w:p w14:paraId="250E2B24" w14:textId="77777777" w:rsidR="00E54E53" w:rsidRPr="00003F33" w:rsidRDefault="00E54E53" w:rsidP="006D22B6">
      <w:pPr>
        <w:numPr>
          <w:ilvl w:val="0"/>
          <w:numId w:val="1"/>
        </w:numPr>
        <w:tabs>
          <w:tab w:val="clear" w:pos="720"/>
          <w:tab w:val="num" w:pos="284"/>
        </w:tabs>
        <w:ind w:left="284" w:hanging="284"/>
        <w:jc w:val="both"/>
        <w:rPr>
          <w:sz w:val="26"/>
          <w:szCs w:val="26"/>
        </w:rPr>
      </w:pPr>
      <w:r w:rsidRPr="00003F33">
        <w:rPr>
          <w:sz w:val="26"/>
          <w:szCs w:val="26"/>
          <w:lang w:val="en-US"/>
        </w:rPr>
        <w:t>C</w:t>
      </w:r>
      <w:r w:rsidRPr="00003F33">
        <w:rPr>
          <w:sz w:val="26"/>
          <w:szCs w:val="26"/>
        </w:rPr>
        <w:t xml:space="preserve">.Бобровский </w:t>
      </w:r>
      <w:r w:rsidR="00360A9D" w:rsidRPr="00003F33">
        <w:rPr>
          <w:sz w:val="26"/>
          <w:szCs w:val="26"/>
        </w:rPr>
        <w:t xml:space="preserve">- </w:t>
      </w:r>
      <w:r w:rsidR="00AD77F0" w:rsidRPr="00003F33">
        <w:rPr>
          <w:bCs/>
          <w:sz w:val="26"/>
          <w:szCs w:val="26"/>
          <w:lang w:val="en-US"/>
        </w:rPr>
        <w:t>Java</w:t>
      </w:r>
      <w:r w:rsidR="00AD77F0" w:rsidRPr="00B6555E">
        <w:rPr>
          <w:bCs/>
          <w:sz w:val="26"/>
          <w:szCs w:val="26"/>
        </w:rPr>
        <w:t>8</w:t>
      </w:r>
      <w:r w:rsidR="00360A9D" w:rsidRPr="00003F33">
        <w:rPr>
          <w:bCs/>
          <w:sz w:val="26"/>
          <w:szCs w:val="26"/>
        </w:rPr>
        <w:t>.</w:t>
      </w:r>
      <w:r w:rsidRPr="00003F33">
        <w:rPr>
          <w:bCs/>
          <w:sz w:val="26"/>
          <w:szCs w:val="26"/>
        </w:rPr>
        <w:t xml:space="preserve"> Учебный курс.</w:t>
      </w:r>
    </w:p>
    <w:p w14:paraId="256AC6DA" w14:textId="77777777" w:rsidR="00E54E53" w:rsidRPr="00003F33" w:rsidRDefault="00E54E53" w:rsidP="00906935">
      <w:pPr>
        <w:tabs>
          <w:tab w:val="left" w:pos="993"/>
        </w:tabs>
        <w:spacing w:line="360" w:lineRule="auto"/>
        <w:ind w:firstLine="851"/>
        <w:rPr>
          <w:sz w:val="26"/>
          <w:szCs w:val="26"/>
        </w:rPr>
      </w:pPr>
    </w:p>
    <w:p w14:paraId="38AA98D6" w14:textId="77777777" w:rsidR="00E54E53" w:rsidRPr="00003F33" w:rsidRDefault="00E54E53" w:rsidP="00906935">
      <w:pPr>
        <w:ind w:firstLine="851"/>
        <w:rPr>
          <w:sz w:val="26"/>
          <w:szCs w:val="26"/>
        </w:rPr>
      </w:pPr>
    </w:p>
    <w:p w14:paraId="665A1408" w14:textId="77777777" w:rsidR="00E54E53" w:rsidRDefault="00E54E53" w:rsidP="00906935">
      <w:pPr>
        <w:ind w:firstLine="851"/>
      </w:pPr>
    </w:p>
    <w:p w14:paraId="71049383" w14:textId="77777777" w:rsidR="00E54E53" w:rsidRDefault="00E54E53" w:rsidP="00906935">
      <w:pPr>
        <w:ind w:firstLine="851"/>
      </w:pPr>
    </w:p>
    <w:p w14:paraId="4D16AC41" w14:textId="77777777" w:rsidR="00E54E53" w:rsidRDefault="00E54E53" w:rsidP="00906935">
      <w:pPr>
        <w:ind w:firstLine="851"/>
      </w:pPr>
    </w:p>
    <w:p w14:paraId="12A4EA11" w14:textId="77777777" w:rsidR="00E54E53" w:rsidRDefault="00E54E53" w:rsidP="00906935">
      <w:pPr>
        <w:ind w:firstLine="851"/>
      </w:pPr>
    </w:p>
    <w:p w14:paraId="5A1EA135" w14:textId="77777777" w:rsidR="00E54E53" w:rsidRDefault="00E54E53" w:rsidP="00906935">
      <w:pPr>
        <w:ind w:firstLine="851"/>
      </w:pPr>
    </w:p>
    <w:p w14:paraId="58717D39" w14:textId="77777777" w:rsidR="00E54E53" w:rsidRDefault="00E54E53" w:rsidP="00906935">
      <w:pPr>
        <w:ind w:firstLine="851"/>
      </w:pPr>
    </w:p>
    <w:p w14:paraId="5338A720" w14:textId="77777777" w:rsidR="00E54E53" w:rsidRDefault="00E54E53" w:rsidP="00906935">
      <w:pPr>
        <w:ind w:firstLine="851"/>
      </w:pPr>
    </w:p>
    <w:p w14:paraId="61DAA4D5" w14:textId="77777777" w:rsidR="00E54E53" w:rsidRDefault="00E54E53" w:rsidP="00906935">
      <w:pPr>
        <w:ind w:firstLine="851"/>
      </w:pPr>
    </w:p>
    <w:p w14:paraId="0F405B3E" w14:textId="77777777" w:rsidR="004F3DA0" w:rsidRDefault="00E54E53" w:rsidP="009C1A25">
      <w:pPr>
        <w:pStyle w:val="Heading1"/>
        <w:jc w:val="left"/>
      </w:pPr>
      <w:r>
        <w:br w:type="page"/>
      </w:r>
      <w:bookmarkStart w:id="412" w:name="_Toc59134492"/>
      <w:bookmarkStart w:id="413" w:name="_Toc41086417"/>
      <w:bookmarkStart w:id="414" w:name="_Toc41086418"/>
      <w:bookmarkStart w:id="415" w:name="_Toc42538452"/>
      <w:bookmarkStart w:id="416" w:name="_Toc135156559"/>
      <w:bookmarkStart w:id="417" w:name="_Toc38899162"/>
      <w:r w:rsidRPr="002960C1">
        <w:lastRenderedPageBreak/>
        <w:t>Приложение А.</w:t>
      </w:r>
      <w:r w:rsidR="0042340B" w:rsidRPr="00B6555E">
        <w:t xml:space="preserve"> </w:t>
      </w:r>
      <w:r w:rsidR="0042340B">
        <w:t>Листинг исходных кодов</w:t>
      </w:r>
      <w:bookmarkEnd w:id="412"/>
    </w:p>
    <w:p w14:paraId="2AEAF47F" w14:textId="77777777" w:rsidR="0042340B" w:rsidRDefault="0042340B" w:rsidP="0042340B"/>
    <w:p w14:paraId="2CEF742E" w14:textId="77777777" w:rsidR="009C1A25" w:rsidRPr="00B6555E" w:rsidRDefault="009C1A25" w:rsidP="0042340B">
      <w:pPr>
        <w:rPr>
          <w:b/>
          <w:sz w:val="26"/>
          <w:szCs w:val="26"/>
        </w:rPr>
      </w:pPr>
      <w:proofErr w:type="gramStart"/>
      <w:r w:rsidRPr="009C1A25">
        <w:rPr>
          <w:b/>
          <w:sz w:val="26"/>
          <w:szCs w:val="26"/>
          <w:lang w:val="en-US"/>
        </w:rPr>
        <w:t>com</w:t>
      </w:r>
      <w:r w:rsidRPr="00B6555E">
        <w:rPr>
          <w:b/>
          <w:sz w:val="26"/>
          <w:szCs w:val="26"/>
        </w:rPr>
        <w:t>.</w:t>
      </w:r>
      <w:r w:rsidRPr="009C1A25">
        <w:rPr>
          <w:b/>
          <w:sz w:val="26"/>
          <w:szCs w:val="26"/>
          <w:lang w:val="en-US"/>
        </w:rPr>
        <w:t>es</w:t>
      </w:r>
      <w:r w:rsidRPr="00B6555E">
        <w:rPr>
          <w:b/>
          <w:sz w:val="26"/>
          <w:szCs w:val="26"/>
        </w:rPr>
        <w:t>.</w:t>
      </w:r>
      <w:r w:rsidRPr="009C1A25">
        <w:rPr>
          <w:b/>
          <w:sz w:val="26"/>
          <w:szCs w:val="26"/>
          <w:lang w:val="en-US"/>
        </w:rPr>
        <w:t>phoneshop</w:t>
      </w:r>
      <w:proofErr w:type="gramEnd"/>
      <w:r w:rsidRPr="00B6555E">
        <w:rPr>
          <w:b/>
          <w:sz w:val="26"/>
          <w:szCs w:val="26"/>
        </w:rPr>
        <w:t>.</w:t>
      </w:r>
      <w:r w:rsidRPr="009C1A25">
        <w:rPr>
          <w:b/>
          <w:sz w:val="26"/>
          <w:szCs w:val="26"/>
          <w:lang w:val="en-US"/>
        </w:rPr>
        <w:t>controller</w:t>
      </w:r>
      <w:r w:rsidRPr="00B6555E">
        <w:rPr>
          <w:b/>
          <w:sz w:val="26"/>
          <w:szCs w:val="26"/>
        </w:rPr>
        <w:t>.</w:t>
      </w:r>
      <w:r w:rsidRPr="009C1A25">
        <w:rPr>
          <w:b/>
          <w:sz w:val="26"/>
          <w:szCs w:val="26"/>
          <w:lang w:val="en-US"/>
        </w:rPr>
        <w:t>servlet</w:t>
      </w:r>
      <w:r w:rsidRPr="00B6555E">
        <w:rPr>
          <w:b/>
          <w:sz w:val="26"/>
          <w:szCs w:val="26"/>
        </w:rPr>
        <w:t>.</w:t>
      </w:r>
      <w:r w:rsidRPr="009C1A25">
        <w:rPr>
          <w:b/>
          <w:sz w:val="26"/>
          <w:szCs w:val="26"/>
          <w:lang w:val="en-US"/>
        </w:rPr>
        <w:t>EditProductPageServlet</w:t>
      </w:r>
    </w:p>
    <w:p w14:paraId="281B37BA" w14:textId="77777777" w:rsidR="009C1A25" w:rsidRPr="00B6555E" w:rsidRDefault="009C1A25" w:rsidP="0042340B"/>
    <w:p w14:paraId="6D06FCCA" w14:textId="77777777" w:rsidR="0042340B" w:rsidRPr="0042340B" w:rsidRDefault="0042340B" w:rsidP="0042340B">
      <w:pPr>
        <w:rPr>
          <w:lang w:val="en-US"/>
        </w:rPr>
      </w:pPr>
      <w:r w:rsidRPr="0042340B">
        <w:rPr>
          <w:lang w:val="en-US"/>
        </w:rPr>
        <w:t>public class EditProductPageServlet extends HttpServlet {</w:t>
      </w:r>
      <w:r w:rsidRPr="0042340B">
        <w:rPr>
          <w:lang w:val="en-US"/>
        </w:rPr>
        <w:br/>
        <w:t xml:space="preserve">    private static final String </w:t>
      </w:r>
      <w:r w:rsidRPr="0042340B">
        <w:rPr>
          <w:i/>
          <w:iCs/>
          <w:lang w:val="en-US"/>
        </w:rPr>
        <w:t xml:space="preserve">ADVANCED_SEARCH_JSP </w:t>
      </w:r>
      <w:r w:rsidRPr="0042340B">
        <w:rPr>
          <w:lang w:val="en-US"/>
        </w:rPr>
        <w:t>= "WEB-INF/pages/editProduct.jsp";</w:t>
      </w:r>
      <w:r w:rsidRPr="0042340B">
        <w:rPr>
          <w:lang w:val="en-US"/>
        </w:rPr>
        <w:br/>
        <w:t xml:space="preserve">    private ProductService productService = DefaultProductService.</w:t>
      </w:r>
      <w:r w:rsidRPr="0042340B">
        <w:rPr>
          <w:i/>
          <w:iCs/>
          <w:lang w:val="en-US"/>
        </w:rPr>
        <w:t>getInstance</w:t>
      </w:r>
      <w:r w:rsidRPr="0042340B">
        <w:rPr>
          <w:lang w:val="en-US"/>
        </w:rPr>
        <w:t>();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doGet(HttpServletRequest req, HttpServletResponse resp) throws ServletException, IOException {</w:t>
      </w:r>
      <w:r w:rsidRPr="0042340B">
        <w:rPr>
          <w:lang w:val="en-US"/>
        </w:rPr>
        <w:br/>
        <w:t xml:space="preserve">        String productCode = req.</w:t>
      </w:r>
      <w:proofErr w:type="gramStart"/>
      <w:r w:rsidRPr="0042340B">
        <w:rPr>
          <w:lang w:val="en-US"/>
        </w:rPr>
        <w:t>getParameter(</w:t>
      </w:r>
      <w:proofErr w:type="gramEnd"/>
      <w:r w:rsidRPr="0042340B">
        <w:rPr>
          <w:lang w:val="en-US"/>
        </w:rPr>
        <w:t>Const.RequestParam.</w:t>
      </w:r>
      <w:r w:rsidRPr="0042340B">
        <w:rPr>
          <w:i/>
          <w:iCs/>
          <w:lang w:val="en-US"/>
        </w:rPr>
        <w:t>SEARCH_TAG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 potentialMinPrice = req.</w:t>
      </w:r>
      <w:proofErr w:type="gramStart"/>
      <w:r w:rsidRPr="0042340B">
        <w:rPr>
          <w:lang w:val="en-US"/>
        </w:rPr>
        <w:t>getParameter(</w:t>
      </w:r>
      <w:proofErr w:type="gramEnd"/>
      <w:r w:rsidRPr="0042340B">
        <w:rPr>
          <w:lang w:val="en-US"/>
        </w:rPr>
        <w:t>Const.RequestParam.</w:t>
      </w:r>
      <w:r w:rsidRPr="0042340B">
        <w:rPr>
          <w:i/>
          <w:iCs/>
          <w:lang w:val="en-US"/>
        </w:rPr>
        <w:t>MIN_PRICE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 potentialMaxPrice = req.getParameter(Const.RequestParam.</w:t>
      </w:r>
      <w:r w:rsidRPr="0042340B">
        <w:rPr>
          <w:i/>
          <w:iCs/>
          <w:lang w:val="en-US"/>
        </w:rPr>
        <w:t>MAX_PRICE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 potentialMinStock = req.getParameter(Const.RequestParam.</w:t>
      </w:r>
      <w:r w:rsidRPr="0042340B">
        <w:rPr>
          <w:i/>
          <w:iCs/>
          <w:lang w:val="en-US"/>
        </w:rPr>
        <w:t>SEARCH_STOCK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Map&lt;String, String&gt; errors = new HashMap&lt;&gt;();</w:t>
      </w:r>
      <w:r w:rsidRPr="0042340B">
        <w:rPr>
          <w:lang w:val="en-US"/>
        </w:rPr>
        <w:br/>
        <w:t xml:space="preserve">        Double minPrice = handleNonNegativeDouble(potentialMinPrice, Const.ErrorKey.</w:t>
      </w:r>
      <w:r w:rsidRPr="0042340B">
        <w:rPr>
          <w:i/>
          <w:iCs/>
          <w:lang w:val="en-US"/>
        </w:rPr>
        <w:t>MIN_PRICE</w:t>
      </w:r>
      <w:r w:rsidRPr="0042340B">
        <w:rPr>
          <w:lang w:val="en-US"/>
        </w:rPr>
        <w:t>, errors);</w:t>
      </w:r>
      <w:r w:rsidRPr="0042340B">
        <w:rPr>
          <w:lang w:val="en-US"/>
        </w:rPr>
        <w:br/>
        <w:t xml:space="preserve">        Double maxPrice = handleNonNegativeDouble(potentialMaxPrice, Const.ErrorKey.</w:t>
      </w:r>
      <w:r w:rsidRPr="0042340B">
        <w:rPr>
          <w:i/>
          <w:iCs/>
          <w:lang w:val="en-US"/>
        </w:rPr>
        <w:t>MAX_PRICE</w:t>
      </w:r>
      <w:r w:rsidRPr="0042340B">
        <w:rPr>
          <w:lang w:val="en-US"/>
        </w:rPr>
        <w:t>, errors);</w:t>
      </w:r>
      <w:r w:rsidRPr="0042340B">
        <w:rPr>
          <w:lang w:val="en-US"/>
        </w:rPr>
        <w:br/>
        <w:t xml:space="preserve">        Integer minStock = handleNonNegativeInt(potentialMinStock, Const.ErrorKey.</w:t>
      </w:r>
      <w:r w:rsidRPr="0042340B">
        <w:rPr>
          <w:i/>
          <w:iCs/>
          <w:lang w:val="en-US"/>
        </w:rPr>
        <w:t>STOCK</w:t>
      </w:r>
      <w:r w:rsidRPr="0042340B">
        <w:rPr>
          <w:lang w:val="en-US"/>
        </w:rPr>
        <w:t>, errors);</w:t>
      </w:r>
      <w:r w:rsidRPr="0042340B">
        <w:rPr>
          <w:lang w:val="en-US"/>
        </w:rPr>
        <w:br/>
        <w:t xml:space="preserve">        if (errors.isEmpty()) {</w:t>
      </w:r>
      <w:r w:rsidRPr="0042340B">
        <w:rPr>
          <w:lang w:val="en-US"/>
        </w:rPr>
        <w:br/>
        <w:t xml:space="preserve">            req.setAttribute(Const.AttributeKey.</w:t>
      </w:r>
      <w:r w:rsidRPr="0042340B">
        <w:rPr>
          <w:i/>
          <w:iCs/>
          <w:lang w:val="en-US"/>
        </w:rPr>
        <w:t>PRODUCTS</w:t>
      </w:r>
      <w:r w:rsidRPr="0042340B">
        <w:rPr>
          <w:lang w:val="en-US"/>
        </w:rPr>
        <w:t>, productService.filterProductsByFields(</w:t>
      </w:r>
      <w:r w:rsidRPr="0042340B">
        <w:rPr>
          <w:lang w:val="en-US"/>
        </w:rPr>
        <w:br/>
        <w:t xml:space="preserve">                    productService.findAll(), minPrice, maxPrice, minStock, productCode));</w:t>
      </w:r>
      <w:r w:rsidRPr="0042340B">
        <w:rPr>
          <w:lang w:val="en-US"/>
        </w:rPr>
        <w:br/>
        <w:t xml:space="preserve">        } else {</w:t>
      </w:r>
      <w:r w:rsidRPr="0042340B">
        <w:rPr>
          <w:lang w:val="en-US"/>
        </w:rPr>
        <w:br/>
        <w:t xml:space="preserve">            req.setAttribute(Const.AttributeKey.</w:t>
      </w:r>
      <w:r w:rsidRPr="0042340B">
        <w:rPr>
          <w:i/>
          <w:iCs/>
          <w:lang w:val="en-US"/>
        </w:rPr>
        <w:t>SEARCH_ERRORS</w:t>
      </w:r>
      <w:r w:rsidRPr="0042340B">
        <w:rPr>
          <w:lang w:val="en-US"/>
        </w:rPr>
        <w:t>, errors);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req.getRequestDispatcher(</w:t>
      </w:r>
      <w:r w:rsidRPr="0042340B">
        <w:rPr>
          <w:i/>
          <w:iCs/>
          <w:lang w:val="en-US"/>
        </w:rPr>
        <w:t>ADVANCED_SEARCH_JSP</w:t>
      </w:r>
      <w:r w:rsidRPr="0042340B">
        <w:rPr>
          <w:lang w:val="en-US"/>
        </w:rPr>
        <w:t>).forward(req, resp);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doPost(HttpServletRequest req, HttpServletResponse resp) throws ServletException, IOException {</w:t>
      </w:r>
      <w:r w:rsidRPr="0042340B">
        <w:rPr>
          <w:lang w:val="en-US"/>
        </w:rPr>
        <w:br/>
        <w:t xml:space="preserve">        String[] productIds = req.getParameterValues(Const.RequestParam.</w:t>
      </w:r>
      <w:r w:rsidRPr="0042340B">
        <w:rPr>
          <w:i/>
          <w:iCs/>
          <w:lang w:val="en-US"/>
        </w:rPr>
        <w:t>PRODUCT_ID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String[] imageUrls = req.getParameterValues(Const.RequestParam.</w:t>
      </w:r>
      <w:r w:rsidRPr="0042340B">
        <w:rPr>
          <w:i/>
          <w:iCs/>
          <w:lang w:val="en-US"/>
        </w:rPr>
        <w:t>IMAGE_URL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String[] tags = req.getParameterValues(Const.RequestParam.</w:t>
      </w:r>
      <w:r w:rsidRPr="0042340B">
        <w:rPr>
          <w:i/>
          <w:iCs/>
          <w:lang w:val="en-US"/>
        </w:rPr>
        <w:t>TAG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String[] descriptions = req.getParameterValues(Const.RequestParam.</w:t>
      </w:r>
      <w:r w:rsidRPr="0042340B">
        <w:rPr>
          <w:i/>
          <w:iCs/>
          <w:lang w:val="en-US"/>
        </w:rPr>
        <w:t>DESCRIPTION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String[] prices = req.getParameterValues(Const.RequestParam.</w:t>
      </w:r>
      <w:r w:rsidRPr="0042340B">
        <w:rPr>
          <w:i/>
          <w:iCs/>
          <w:lang w:val="en-US"/>
        </w:rPr>
        <w:t>PRICE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String[] stocks = req.getParameterValues(Const.RequestParam.</w:t>
      </w:r>
      <w:r w:rsidRPr="0042340B">
        <w:rPr>
          <w:i/>
          <w:iCs/>
          <w:lang w:val="en-US"/>
        </w:rPr>
        <w:t>STOCK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Map&lt;Long, Map&lt;String, String&gt;&gt; productsErrors = new HashMap&lt;&gt;();</w:t>
      </w:r>
      <w:r w:rsidRPr="0042340B">
        <w:rPr>
          <w:lang w:val="en-US"/>
        </w:rPr>
        <w:br/>
        <w:t xml:space="preserve">        for (int i = 0; i &lt; productIds.length; i++) {</w:t>
      </w:r>
      <w:r w:rsidRPr="0042340B">
        <w:rPr>
          <w:lang w:val="en-US"/>
        </w:rPr>
        <w:br/>
        <w:t xml:space="preserve">            long id = Long.</w:t>
      </w:r>
      <w:r w:rsidRPr="0042340B">
        <w:rPr>
          <w:i/>
          <w:iCs/>
          <w:lang w:val="en-US"/>
        </w:rPr>
        <w:t>parseLong</w:t>
      </w:r>
      <w:r w:rsidRPr="0042340B">
        <w:rPr>
          <w:lang w:val="en-US"/>
        </w:rPr>
        <w:t>(productIds[i]);</w:t>
      </w:r>
      <w:r w:rsidRPr="0042340B">
        <w:rPr>
          <w:lang w:val="en-US"/>
        </w:rPr>
        <w:br/>
        <w:t xml:space="preserve">            Map&lt;String, String&gt; errors = new HashMap&lt;&gt;();</w:t>
      </w:r>
      <w:r w:rsidRPr="0042340B">
        <w:rPr>
          <w:lang w:val="en-US"/>
        </w:rPr>
        <w:br/>
        <w:t xml:space="preserve">            updateString(id, imageUrls[i], errors, Const.ErrorKey.</w:t>
      </w:r>
      <w:r w:rsidRPr="0042340B">
        <w:rPr>
          <w:i/>
          <w:iCs/>
          <w:lang w:val="en-US"/>
        </w:rPr>
        <w:t>IMAGE_URL</w:t>
      </w:r>
      <w:r w:rsidRPr="0042340B">
        <w:rPr>
          <w:lang w:val="en-US"/>
        </w:rPr>
        <w:t>, productService::updateImageUrl);</w:t>
      </w:r>
      <w:r w:rsidRPr="0042340B">
        <w:rPr>
          <w:lang w:val="en-US"/>
        </w:rPr>
        <w:br/>
        <w:t xml:space="preserve">            updateString(id, tags[i], errors, Const.ErrorKey.</w:t>
      </w:r>
      <w:r w:rsidRPr="0042340B">
        <w:rPr>
          <w:i/>
          <w:iCs/>
          <w:lang w:val="en-US"/>
        </w:rPr>
        <w:t>TAG</w:t>
      </w:r>
      <w:r w:rsidRPr="0042340B">
        <w:rPr>
          <w:lang w:val="en-US"/>
        </w:rPr>
        <w:t>, productService::updateTag);</w:t>
      </w:r>
      <w:r w:rsidRPr="0042340B">
        <w:rPr>
          <w:lang w:val="en-US"/>
        </w:rPr>
        <w:br/>
        <w:t xml:space="preserve">            updateString(id, descriptions[i], errors, Const.ErrorKey.</w:t>
      </w:r>
      <w:r w:rsidRPr="0042340B">
        <w:rPr>
          <w:i/>
          <w:iCs/>
          <w:lang w:val="en-US"/>
        </w:rPr>
        <w:t>DESCRIPTION</w:t>
      </w:r>
      <w:r w:rsidRPr="0042340B">
        <w:rPr>
          <w:lang w:val="en-US"/>
        </w:rPr>
        <w:t>, productService::updateDescription);</w:t>
      </w:r>
      <w:r w:rsidRPr="0042340B">
        <w:rPr>
          <w:lang w:val="en-US"/>
        </w:rPr>
        <w:br/>
        <w:t xml:space="preserve">            updateDouble(id, prices[i], errors, Const.ErrorKey.</w:t>
      </w:r>
      <w:r w:rsidRPr="0042340B">
        <w:rPr>
          <w:i/>
          <w:iCs/>
          <w:lang w:val="en-US"/>
        </w:rPr>
        <w:t>PRICE</w:t>
      </w:r>
      <w:r w:rsidRPr="0042340B">
        <w:rPr>
          <w:lang w:val="en-US"/>
        </w:rPr>
        <w:t>, productService::updatePrice);</w:t>
      </w:r>
      <w:r w:rsidRPr="0042340B">
        <w:rPr>
          <w:lang w:val="en-US"/>
        </w:rPr>
        <w:br/>
        <w:t xml:space="preserve">            updateInt(id, stocks[i], errors, Const.ErrorKey.</w:t>
      </w:r>
      <w:r w:rsidRPr="0042340B">
        <w:rPr>
          <w:i/>
          <w:iCs/>
          <w:lang w:val="en-US"/>
        </w:rPr>
        <w:t>STOCK</w:t>
      </w:r>
      <w:r w:rsidRPr="0042340B">
        <w:rPr>
          <w:lang w:val="en-US"/>
        </w:rPr>
        <w:t>, productService::updateStock);</w:t>
      </w:r>
      <w:r w:rsidRPr="0042340B">
        <w:rPr>
          <w:lang w:val="en-US"/>
        </w:rPr>
        <w:br/>
        <w:t xml:space="preserve">            if (!errors.isEmpty()) {</w:t>
      </w:r>
      <w:r w:rsidRPr="0042340B">
        <w:rPr>
          <w:lang w:val="en-US"/>
        </w:rPr>
        <w:br/>
      </w:r>
      <w:r w:rsidRPr="0042340B">
        <w:rPr>
          <w:lang w:val="en-US"/>
        </w:rPr>
        <w:lastRenderedPageBreak/>
        <w:t xml:space="preserve">                productsErrors.put(id, errors);</w:t>
      </w:r>
      <w:r w:rsidRPr="0042340B">
        <w:rPr>
          <w:lang w:val="en-US"/>
        </w:rPr>
        <w:br/>
        <w:t xml:space="preserve">            }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if (!productsErrors.isEmpty()) {</w:t>
      </w:r>
      <w:r w:rsidRPr="0042340B">
        <w:rPr>
          <w:lang w:val="en-US"/>
        </w:rPr>
        <w:br/>
        <w:t xml:space="preserve">            req.setAttribute(Const.AttributeKey.</w:t>
      </w:r>
      <w:r w:rsidRPr="0042340B">
        <w:rPr>
          <w:i/>
          <w:iCs/>
          <w:lang w:val="en-US"/>
        </w:rPr>
        <w:t>ERRORS</w:t>
      </w:r>
      <w:r w:rsidRPr="0042340B">
        <w:rPr>
          <w:lang w:val="en-US"/>
        </w:rPr>
        <w:t>, productsErrors);</w:t>
      </w:r>
      <w:r w:rsidRPr="0042340B">
        <w:rPr>
          <w:lang w:val="en-US"/>
        </w:rPr>
        <w:br/>
        <w:t xml:space="preserve">            doGet(req, resp);</w:t>
      </w:r>
      <w:r w:rsidRPr="0042340B">
        <w:rPr>
          <w:lang w:val="en-US"/>
        </w:rPr>
        <w:br/>
        <w:t xml:space="preserve">        }else{</w:t>
      </w:r>
      <w:r w:rsidRPr="0042340B">
        <w:rPr>
          <w:lang w:val="en-US"/>
        </w:rPr>
        <w:br/>
        <w:t xml:space="preserve">            resp.sendRedirect(req.getContextPath() + "/editProduct");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public Double handleNonNegativeDouble(String potentialDouble, String errorKey, Map&lt;String, String&gt; errors) {</w:t>
      </w:r>
      <w:r w:rsidRPr="0042340B">
        <w:rPr>
          <w:lang w:val="en-US"/>
        </w:rPr>
        <w:br/>
        <w:t xml:space="preserve">        if (potentialDouble == null || potentialDouble.isEmpty()) {</w:t>
      </w:r>
      <w:r w:rsidRPr="0042340B">
        <w:rPr>
          <w:lang w:val="en-US"/>
        </w:rPr>
        <w:br/>
        <w:t xml:space="preserve">            return null;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Optional&lt;Double&gt; number = CustomParser.</w:t>
      </w:r>
      <w:r w:rsidRPr="0042340B">
        <w:rPr>
          <w:i/>
          <w:iCs/>
          <w:lang w:val="en-US"/>
        </w:rPr>
        <w:t>parseNonNegativeDouble</w:t>
      </w:r>
      <w:r w:rsidRPr="0042340B">
        <w:rPr>
          <w:lang w:val="en-US"/>
        </w:rPr>
        <w:t>(potentialDouble);</w:t>
      </w:r>
      <w:r w:rsidRPr="0042340B">
        <w:rPr>
          <w:lang w:val="en-US"/>
        </w:rPr>
        <w:br/>
        <w:t xml:space="preserve">        if (number.isEmpty()) {</w:t>
      </w:r>
      <w:r w:rsidRPr="0042340B">
        <w:rPr>
          <w:lang w:val="en-US"/>
        </w:rPr>
        <w:br/>
        <w:t xml:space="preserve">            errors.put(errorKey, Const.ErrorInfo.</w:t>
      </w:r>
      <w:r w:rsidRPr="0042340B">
        <w:rPr>
          <w:i/>
          <w:iCs/>
          <w:lang w:val="en-US"/>
        </w:rPr>
        <w:t>NON_NEGATIVE_NUMBER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return number.orElse(null);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public Integer handleNonNegativeInt(String potentialInteger, String errorKey, Map&lt;String, String&gt; errors) {</w:t>
      </w:r>
      <w:r w:rsidRPr="0042340B">
        <w:rPr>
          <w:lang w:val="en-US"/>
        </w:rPr>
        <w:br/>
        <w:t xml:space="preserve">        if (potentialInteger == null || potentialInteger.isEmpty()) {</w:t>
      </w:r>
      <w:r w:rsidRPr="0042340B">
        <w:rPr>
          <w:lang w:val="en-US"/>
        </w:rPr>
        <w:br/>
        <w:t xml:space="preserve">            return null;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Optional&lt;Integer&gt; number = CustomParser.</w:t>
      </w:r>
      <w:r w:rsidRPr="0042340B">
        <w:rPr>
          <w:i/>
          <w:iCs/>
          <w:lang w:val="en-US"/>
        </w:rPr>
        <w:t>parseNonNegativeInt</w:t>
      </w:r>
      <w:r w:rsidRPr="0042340B">
        <w:rPr>
          <w:lang w:val="en-US"/>
        </w:rPr>
        <w:t>(potentialInteger);</w:t>
      </w:r>
      <w:r w:rsidRPr="0042340B">
        <w:rPr>
          <w:lang w:val="en-US"/>
        </w:rPr>
        <w:br/>
        <w:t xml:space="preserve">        if (number.isEmpty()) {</w:t>
      </w:r>
      <w:r w:rsidRPr="0042340B">
        <w:rPr>
          <w:lang w:val="en-US"/>
        </w:rPr>
        <w:br/>
        <w:t xml:space="preserve">            errors.put(errorKey, Const.ErrorInfo.</w:t>
      </w:r>
      <w:r w:rsidRPr="0042340B">
        <w:rPr>
          <w:i/>
          <w:iCs/>
          <w:lang w:val="en-US"/>
        </w:rPr>
        <w:t>NON_NEGATIVE_INT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return number.orElse(null);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void updateString(long productId, String imageUrl, Map&lt;String, String&gt; error, String errorKey,</w:t>
      </w:r>
      <w:r w:rsidRPr="0042340B">
        <w:rPr>
          <w:lang w:val="en-US"/>
        </w:rPr>
        <w:br/>
        <w:t xml:space="preserve">                              BiConsumer&lt;Long, String&gt; consumer) {</w:t>
      </w:r>
      <w:r w:rsidRPr="0042340B">
        <w:rPr>
          <w:lang w:val="en-US"/>
        </w:rPr>
        <w:br/>
        <w:t xml:space="preserve">        if (imageUrl.isEmpty()) {</w:t>
      </w:r>
      <w:r w:rsidRPr="0042340B">
        <w:rPr>
          <w:lang w:val="en-US"/>
        </w:rPr>
        <w:br/>
        <w:t xml:space="preserve">            error.put(errorKey, Const.ErrorInfo.</w:t>
      </w:r>
      <w:r w:rsidRPr="0042340B">
        <w:rPr>
          <w:i/>
          <w:iCs/>
          <w:lang w:val="en-US"/>
        </w:rPr>
        <w:t>VALUE_IS_REQUIRED</w:t>
      </w:r>
      <w:r w:rsidRPr="0042340B">
        <w:rPr>
          <w:lang w:val="en-US"/>
        </w:rPr>
        <w:t>);</w:t>
      </w:r>
      <w:r w:rsidRPr="0042340B">
        <w:rPr>
          <w:lang w:val="en-US"/>
        </w:rPr>
        <w:br/>
        <w:t xml:space="preserve">        } else {</w:t>
      </w:r>
      <w:r w:rsidRPr="0042340B">
        <w:rPr>
          <w:lang w:val="en-US"/>
        </w:rPr>
        <w:br/>
        <w:t xml:space="preserve">            consumer.accept(productId, imageUrl);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void updateDouble(long productId, String potentialDouble, Map&lt;String, String&gt; error, String errorKey,</w:t>
      </w:r>
      <w:r w:rsidRPr="0042340B">
        <w:rPr>
          <w:lang w:val="en-US"/>
        </w:rPr>
        <w:br/>
        <w:t xml:space="preserve">                              ObjDoubleConsumer&lt;Long&gt; consumer) {</w:t>
      </w:r>
      <w:r w:rsidRPr="0042340B">
        <w:rPr>
          <w:lang w:val="en-US"/>
        </w:rPr>
        <w:br/>
        <w:t xml:space="preserve">        CustomParser.</w:t>
      </w:r>
      <w:r w:rsidRPr="0042340B">
        <w:rPr>
          <w:i/>
          <w:iCs/>
          <w:lang w:val="en-US"/>
        </w:rPr>
        <w:t>parseNonNegativeDouble</w:t>
      </w:r>
      <w:r w:rsidRPr="0042340B">
        <w:rPr>
          <w:lang w:val="en-US"/>
        </w:rPr>
        <w:t>(potentialDouble)</w:t>
      </w:r>
      <w:r w:rsidRPr="0042340B">
        <w:rPr>
          <w:lang w:val="en-US"/>
        </w:rPr>
        <w:br/>
        <w:t xml:space="preserve">                .ifPresentOrElse(d -&gt; consumer.accept(productId, d),</w:t>
      </w:r>
      <w:r w:rsidRPr="0042340B">
        <w:rPr>
          <w:lang w:val="en-US"/>
        </w:rPr>
        <w:br/>
        <w:t xml:space="preserve">                        () -&gt; error.put(errorKey, Const.ErrorInfo.</w:t>
      </w:r>
      <w:r w:rsidRPr="0042340B">
        <w:rPr>
          <w:i/>
          <w:iCs/>
          <w:lang w:val="en-US"/>
        </w:rPr>
        <w:t>NON_NEGATIVE_NUMBER</w:t>
      </w:r>
      <w:r w:rsidRPr="0042340B">
        <w:rPr>
          <w:lang w:val="en-US"/>
        </w:rPr>
        <w:t>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lastRenderedPageBreak/>
        <w:br/>
        <w:t xml:space="preserve">    private void updateInt(long productId, String potentialInt, Map&lt;String, String&gt; error, String errorKey,</w:t>
      </w:r>
      <w:r w:rsidRPr="0042340B">
        <w:rPr>
          <w:lang w:val="en-US"/>
        </w:rPr>
        <w:br/>
        <w:t xml:space="preserve">                           ObjIntConsumer&lt;Long&gt; consumer) {</w:t>
      </w:r>
      <w:r w:rsidRPr="0042340B">
        <w:rPr>
          <w:lang w:val="en-US"/>
        </w:rPr>
        <w:br/>
        <w:t xml:space="preserve">        CustomParser.</w:t>
      </w:r>
      <w:r w:rsidRPr="0042340B">
        <w:rPr>
          <w:i/>
          <w:iCs/>
          <w:lang w:val="en-US"/>
        </w:rPr>
        <w:t>parseNonNegativeInt</w:t>
      </w:r>
      <w:r w:rsidRPr="0042340B">
        <w:rPr>
          <w:lang w:val="en-US"/>
        </w:rPr>
        <w:t>(potentialInt)</w:t>
      </w:r>
      <w:r w:rsidRPr="0042340B">
        <w:rPr>
          <w:lang w:val="en-US"/>
        </w:rPr>
        <w:br/>
        <w:t xml:space="preserve">                .ifPresentOrElse(i -&gt; consumer.accept(productId, i),</w:t>
      </w:r>
      <w:r w:rsidRPr="0042340B">
        <w:rPr>
          <w:lang w:val="en-US"/>
        </w:rPr>
        <w:br/>
        <w:t xml:space="preserve">                        () -&gt; error.put(errorKey, Const.ErrorInfo.</w:t>
      </w:r>
      <w:r w:rsidRPr="0042340B">
        <w:rPr>
          <w:i/>
          <w:iCs/>
          <w:lang w:val="en-US"/>
        </w:rPr>
        <w:t>NON_NEGATIVE_INT</w:t>
      </w:r>
      <w:r w:rsidRPr="0042340B">
        <w:rPr>
          <w:lang w:val="en-US"/>
        </w:rPr>
        <w:t>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  <w:t>}</w:t>
      </w:r>
    </w:p>
    <w:p w14:paraId="2E500C74" w14:textId="77777777" w:rsidR="0042340B" w:rsidRPr="0042340B" w:rsidRDefault="0042340B" w:rsidP="0042340B">
      <w:pPr>
        <w:rPr>
          <w:lang w:val="en-US"/>
        </w:rPr>
      </w:pPr>
    </w:p>
    <w:p w14:paraId="5F0F8AF3" w14:textId="77777777" w:rsidR="0042340B" w:rsidRPr="009C1A25" w:rsidRDefault="009C1A25" w:rsidP="0042340B">
      <w:pPr>
        <w:rPr>
          <w:b/>
          <w:sz w:val="26"/>
          <w:szCs w:val="26"/>
          <w:lang w:val="en-US"/>
        </w:rPr>
      </w:pPr>
      <w:proofErr w:type="gramStart"/>
      <w:r w:rsidRPr="009C1A25">
        <w:rPr>
          <w:b/>
          <w:sz w:val="26"/>
          <w:szCs w:val="26"/>
          <w:lang w:val="en-US"/>
        </w:rPr>
        <w:t>com.es.phoneshop</w:t>
      </w:r>
      <w:proofErr w:type="gramEnd"/>
      <w:r w:rsidRPr="009C1A25">
        <w:rPr>
          <w:b/>
          <w:sz w:val="26"/>
          <w:szCs w:val="26"/>
          <w:lang w:val="en-US"/>
        </w:rPr>
        <w:t>.model.service.impl.DefaultProductService</w:t>
      </w:r>
    </w:p>
    <w:p w14:paraId="74CD1D1F" w14:textId="77777777" w:rsidR="009C1A25" w:rsidRPr="0042340B" w:rsidRDefault="009C1A25" w:rsidP="0042340B">
      <w:pPr>
        <w:rPr>
          <w:lang w:val="en-US"/>
        </w:rPr>
      </w:pPr>
    </w:p>
    <w:p w14:paraId="2FE16B27" w14:textId="77777777" w:rsidR="0042340B" w:rsidRPr="0042340B" w:rsidRDefault="0042340B" w:rsidP="0042340B">
      <w:pPr>
        <w:rPr>
          <w:lang w:val="en-US"/>
        </w:rPr>
      </w:pPr>
      <w:r w:rsidRPr="0042340B">
        <w:rPr>
          <w:lang w:val="en-US"/>
        </w:rPr>
        <w:t>public class DefaultProductService implements ProductService {</w:t>
      </w:r>
      <w:r w:rsidRPr="0042340B">
        <w:rPr>
          <w:lang w:val="en-US"/>
        </w:rPr>
        <w:br/>
        <w:t xml:space="preserve">    private ArrayListProductDao productDao = ArrayListProductDao.</w:t>
      </w:r>
      <w:r w:rsidRPr="0042340B">
        <w:rPr>
          <w:i/>
          <w:iCs/>
          <w:lang w:val="en-US"/>
        </w:rPr>
        <w:t>getInstance</w:t>
      </w:r>
      <w:r w:rsidRPr="0042340B">
        <w:rPr>
          <w:lang w:val="en-US"/>
        </w:rPr>
        <w:t>();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DefaultProductService() {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static class DefaultAdvancedSearchServiceHolder {</w:t>
      </w:r>
      <w:r w:rsidRPr="0042340B">
        <w:rPr>
          <w:lang w:val="en-US"/>
        </w:rPr>
        <w:br/>
        <w:t xml:space="preserve">        private static final DefaultProductService </w:t>
      </w:r>
      <w:r w:rsidRPr="0042340B">
        <w:rPr>
          <w:i/>
          <w:iCs/>
          <w:lang w:val="en-US"/>
        </w:rPr>
        <w:t xml:space="preserve">DEFAULT_PRODUCT_SERVICE_INSTANCE </w:t>
      </w:r>
      <w:r w:rsidRPr="0042340B">
        <w:rPr>
          <w:lang w:val="en-US"/>
        </w:rPr>
        <w:t>=</w:t>
      </w:r>
      <w:r w:rsidRPr="0042340B">
        <w:rPr>
          <w:lang w:val="en-US"/>
        </w:rPr>
        <w:br/>
        <w:t xml:space="preserve">                new DefaultProductService();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public static DefaultProductService getInstance() {</w:t>
      </w:r>
      <w:r w:rsidRPr="0042340B">
        <w:rPr>
          <w:lang w:val="en-US"/>
        </w:rPr>
        <w:br/>
        <w:t xml:space="preserve">        return DefaultAdvancedSearchServiceHolder.</w:t>
      </w:r>
      <w:r w:rsidRPr="0042340B">
        <w:rPr>
          <w:i/>
          <w:iCs/>
          <w:lang w:val="en-US"/>
        </w:rPr>
        <w:t>DEFAULT_PRODUCT_SERVICE_INSTANCE</w:t>
      </w:r>
      <w:r w:rsidRPr="0042340B">
        <w:rPr>
          <w:lang w:val="en-US"/>
        </w:rPr>
        <w:t>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save(Product product) {</w:t>
      </w:r>
      <w:r w:rsidRPr="0042340B">
        <w:rPr>
          <w:lang w:val="en-US"/>
        </w:rPr>
        <w:br/>
        <w:t xml:space="preserve">        productDao.save(product);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List&lt;Product&gt; findProducts(String query, SortField sortField, SortOrder sortOrder) {</w:t>
      </w:r>
      <w:r w:rsidRPr="0042340B">
        <w:rPr>
          <w:lang w:val="en-US"/>
        </w:rPr>
        <w:br/>
        <w:t xml:space="preserve">        return productDao.findProducts(query, sortField, sortOrder);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List&lt;Product&gt; filterProductsByFields(</w:t>
      </w:r>
      <w:r w:rsidRPr="0042340B">
        <w:rPr>
          <w:lang w:val="en-US"/>
        </w:rPr>
        <w:br/>
        <w:t xml:space="preserve">            List&lt;Product&gt; items, Double minPrice, Double maxPrice, Integer minStock, String... productTags) {</w:t>
      </w:r>
      <w:r w:rsidRPr="0042340B">
        <w:rPr>
          <w:lang w:val="en-US"/>
        </w:rPr>
        <w:br/>
        <w:t xml:space="preserve">        return items.stream()</w:t>
      </w:r>
      <w:r w:rsidRPr="0042340B">
        <w:rPr>
          <w:lang w:val="en-US"/>
        </w:rPr>
        <w:br/>
        <w:t xml:space="preserve">                .filter(i -&gt; productTags == null || productTags.length == 0 || productTags[0] == null ||</w:t>
      </w:r>
      <w:r w:rsidRPr="0042340B">
        <w:rPr>
          <w:lang w:val="en-US"/>
        </w:rPr>
        <w:br/>
        <w:t xml:space="preserve">                        productTags[0].isEmpty() || Arrays.</w:t>
      </w:r>
      <w:r w:rsidRPr="0042340B">
        <w:rPr>
          <w:i/>
          <w:iCs/>
          <w:lang w:val="en-US"/>
        </w:rPr>
        <w:t>asList</w:t>
      </w:r>
      <w:r w:rsidRPr="0042340B">
        <w:rPr>
          <w:lang w:val="en-US"/>
        </w:rPr>
        <w:t>(productTags).contains(i.getTag()))</w:t>
      </w:r>
      <w:r w:rsidRPr="0042340B">
        <w:rPr>
          <w:lang w:val="en-US"/>
        </w:rPr>
        <w:br/>
        <w:t xml:space="preserve">                .filter(i -&gt; minStock == null || i.getStock() &gt;= minStock)</w:t>
      </w:r>
      <w:r w:rsidRPr="0042340B">
        <w:rPr>
          <w:lang w:val="en-US"/>
        </w:rPr>
        <w:br/>
        <w:t xml:space="preserve">                .filter(i -&gt; minPrice == null || i.getPrice().doubleValue() &gt;= minPrice)</w:t>
      </w:r>
      <w:r w:rsidRPr="0042340B">
        <w:rPr>
          <w:lang w:val="en-US"/>
        </w:rPr>
        <w:br/>
        <w:t xml:space="preserve">                .filter(i -&gt; maxPrice == null || i.getPrice().doubleValue() &lt;= maxPrice)</w:t>
      </w:r>
      <w:r w:rsidRPr="0042340B">
        <w:rPr>
          <w:lang w:val="en-US"/>
        </w:rPr>
        <w:br/>
        <w:t xml:space="preserve">                .collect(Collectors.</w:t>
      </w:r>
      <w:r w:rsidRPr="0042340B">
        <w:rPr>
          <w:i/>
          <w:iCs/>
          <w:lang w:val="en-US"/>
        </w:rPr>
        <w:t>toList</w:t>
      </w:r>
      <w:r w:rsidRPr="0042340B">
        <w:rPr>
          <w:lang w:val="en-US"/>
        </w:rPr>
        <w:t>());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List&lt;String&gt; findTags() {</w:t>
      </w:r>
      <w:r w:rsidRPr="0042340B">
        <w:rPr>
          <w:lang w:val="en-US"/>
        </w:rPr>
        <w:br/>
      </w:r>
      <w:r w:rsidRPr="0042340B">
        <w:rPr>
          <w:lang w:val="en-US"/>
        </w:rPr>
        <w:lastRenderedPageBreak/>
        <w:t xml:space="preserve">        return productDao.findTags();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Product find(long productId) throws ItemNotFoundException {</w:t>
      </w:r>
      <w:r w:rsidRPr="0042340B">
        <w:rPr>
          <w:lang w:val="en-US"/>
        </w:rPr>
        <w:br/>
        <w:t xml:space="preserve">        return productDao.find(productId);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List&lt;Product&gt; findAll() {</w:t>
      </w:r>
      <w:r w:rsidRPr="0042340B">
        <w:rPr>
          <w:lang w:val="en-US"/>
        </w:rPr>
        <w:br/>
        <w:t xml:space="preserve">        return productDao.findAll();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saveProduct(String imageUrl, String productCode, String description, BigDecimal price, int stock) {</w:t>
      </w:r>
      <w:r w:rsidRPr="0042340B">
        <w:rPr>
          <w:lang w:val="en-US"/>
        </w:rPr>
        <w:br/>
        <w:t xml:space="preserve">        Product product = new Product();</w:t>
      </w:r>
      <w:r w:rsidRPr="0042340B">
        <w:rPr>
          <w:lang w:val="en-US"/>
        </w:rPr>
        <w:br/>
        <w:t xml:space="preserve">        product.setImageUrl(imageUrl);</w:t>
      </w:r>
      <w:r w:rsidRPr="0042340B">
        <w:rPr>
          <w:lang w:val="en-US"/>
        </w:rPr>
        <w:br/>
        <w:t xml:space="preserve">        product.setTag(productCode);</w:t>
      </w:r>
      <w:r w:rsidRPr="0042340B">
        <w:rPr>
          <w:lang w:val="en-US"/>
        </w:rPr>
        <w:br/>
        <w:t xml:space="preserve">        product.setDescription(description);</w:t>
      </w:r>
      <w:r w:rsidRPr="0042340B">
        <w:rPr>
          <w:lang w:val="en-US"/>
        </w:rPr>
        <w:br/>
        <w:t xml:space="preserve">        product.setPrice(price);</w:t>
      </w:r>
      <w:r w:rsidRPr="0042340B">
        <w:rPr>
          <w:lang w:val="en-US"/>
        </w:rPr>
        <w:br/>
        <w:t xml:space="preserve">        product.setStock(stock);</w:t>
      </w:r>
      <w:r w:rsidRPr="0042340B">
        <w:rPr>
          <w:lang w:val="en-US"/>
        </w:rPr>
        <w:br/>
        <w:t xml:space="preserve">        product.setCurrency(Currency.</w:t>
      </w:r>
      <w:r w:rsidRPr="0042340B">
        <w:rPr>
          <w:i/>
          <w:iCs/>
          <w:lang w:val="en-US"/>
        </w:rPr>
        <w:t>getInstance</w:t>
      </w:r>
      <w:r w:rsidRPr="0042340B">
        <w:rPr>
          <w:lang w:val="en-US"/>
        </w:rPr>
        <w:t>("USD"));</w:t>
      </w:r>
      <w:r w:rsidRPr="0042340B">
        <w:rPr>
          <w:lang w:val="en-US"/>
        </w:rPr>
        <w:br/>
        <w:t xml:space="preserve">        productDao.save(product);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delete(long productId) {</w:t>
      </w:r>
      <w:r w:rsidRPr="0042340B">
        <w:rPr>
          <w:lang w:val="en-US"/>
        </w:rPr>
        <w:br/>
        <w:t xml:space="preserve">        productDao.delete(productId);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updateImageUrl(long productId, String imageUrl) {</w:t>
      </w:r>
      <w:r w:rsidRPr="0042340B">
        <w:rPr>
          <w:lang w:val="en-US"/>
        </w:rPr>
        <w:br/>
        <w:t xml:space="preserve">        productDao.updateProductImageUrl(productId, imageUrl);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updateTag(long productId, String tag) {</w:t>
      </w:r>
      <w:r w:rsidRPr="0042340B">
        <w:rPr>
          <w:lang w:val="en-US"/>
        </w:rPr>
        <w:br/>
        <w:t xml:space="preserve">        productDao.updateProductTag(productId, tag);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updateDescription(long productId, String description) {</w:t>
      </w:r>
      <w:r w:rsidRPr="0042340B">
        <w:rPr>
          <w:lang w:val="en-US"/>
        </w:rPr>
        <w:br/>
        <w:t xml:space="preserve">        productDao.updateProductDescription(productId, description);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void updatePrice(long productId, double price) {</w:t>
      </w:r>
      <w:r w:rsidRPr="0042340B">
        <w:rPr>
          <w:lang w:val="en-US"/>
        </w:rPr>
        <w:br/>
        <w:t xml:space="preserve">        productDao.updateProductPrice(productId, price);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</w:r>
      <w:r w:rsidRPr="0042340B">
        <w:rPr>
          <w:lang w:val="en-US"/>
        </w:rPr>
        <w:lastRenderedPageBreak/>
        <w:t xml:space="preserve">    public void updateStock(long productId, int stock) {</w:t>
      </w:r>
      <w:r w:rsidRPr="0042340B">
        <w:rPr>
          <w:lang w:val="en-US"/>
        </w:rPr>
        <w:br/>
        <w:t xml:space="preserve">        productDao.updateProductStock(productId, stock);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  <w:t>}</w:t>
      </w:r>
    </w:p>
    <w:p w14:paraId="1C5BEDD8" w14:textId="77777777" w:rsidR="0042340B" w:rsidRPr="0042340B" w:rsidRDefault="0042340B" w:rsidP="0042340B">
      <w:pPr>
        <w:rPr>
          <w:lang w:val="en-US"/>
        </w:rPr>
      </w:pPr>
    </w:p>
    <w:p w14:paraId="0E29F7C5" w14:textId="77777777" w:rsidR="0042340B" w:rsidRPr="009C1A25" w:rsidRDefault="009C1A25" w:rsidP="009C1A25">
      <w:pPr>
        <w:rPr>
          <w:b/>
          <w:sz w:val="26"/>
          <w:szCs w:val="26"/>
          <w:lang w:val="en-US"/>
        </w:rPr>
      </w:pPr>
      <w:proofErr w:type="gramStart"/>
      <w:r w:rsidRPr="009C1A25">
        <w:rPr>
          <w:b/>
          <w:sz w:val="26"/>
          <w:szCs w:val="26"/>
          <w:lang w:val="en-US"/>
        </w:rPr>
        <w:t>com.es.phoneshop.model.dao.impl</w:t>
      </w:r>
      <w:proofErr w:type="gramEnd"/>
      <w:r w:rsidRPr="009C1A25">
        <w:rPr>
          <w:b/>
          <w:sz w:val="26"/>
          <w:szCs w:val="26"/>
          <w:lang w:val="en-US"/>
        </w:rPr>
        <w:t>.ArrayListProductDao</w:t>
      </w:r>
    </w:p>
    <w:p w14:paraId="02915484" w14:textId="77777777" w:rsidR="009C1A25" w:rsidRPr="0042340B" w:rsidRDefault="009C1A25" w:rsidP="009C1A25">
      <w:pPr>
        <w:rPr>
          <w:lang w:val="en-US"/>
        </w:rPr>
      </w:pPr>
    </w:p>
    <w:p w14:paraId="738D61D1" w14:textId="77777777" w:rsidR="0042340B" w:rsidRPr="0042340B" w:rsidRDefault="0042340B" w:rsidP="0042340B">
      <w:pPr>
        <w:rPr>
          <w:lang w:val="en-US"/>
        </w:rPr>
      </w:pPr>
      <w:r w:rsidRPr="0042340B">
        <w:rPr>
          <w:lang w:val="en-US"/>
        </w:rPr>
        <w:t>public class ArrayListProductDao extends ArrayListGenericDao&lt;Product&gt; implements ProductDao {</w:t>
      </w:r>
      <w:r w:rsidRPr="0042340B">
        <w:rPr>
          <w:lang w:val="en-US"/>
        </w:rPr>
        <w:br/>
        <w:t xml:space="preserve">    private static final String </w:t>
      </w:r>
      <w:r w:rsidRPr="0042340B">
        <w:rPr>
          <w:i/>
          <w:iCs/>
          <w:lang w:val="en-US"/>
        </w:rPr>
        <w:t xml:space="preserve">BLANK </w:t>
      </w:r>
      <w:r w:rsidRPr="0042340B">
        <w:rPr>
          <w:lang w:val="en-US"/>
        </w:rPr>
        <w:t>= "\\p{Blank}";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ArrayListProductDao() {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static class SingletonHolder {</w:t>
      </w:r>
      <w:r w:rsidRPr="0042340B">
        <w:rPr>
          <w:lang w:val="en-US"/>
        </w:rPr>
        <w:br/>
        <w:t xml:space="preserve">        public static final ArrayListProductDao </w:t>
      </w:r>
      <w:r w:rsidRPr="0042340B">
        <w:rPr>
          <w:i/>
          <w:iCs/>
          <w:lang w:val="en-US"/>
        </w:rPr>
        <w:t xml:space="preserve">ARRAY_LIST_PRODUCT_DAO_INSTANCE </w:t>
      </w:r>
      <w:r w:rsidRPr="0042340B">
        <w:rPr>
          <w:lang w:val="en-US"/>
        </w:rPr>
        <w:t>= new ArrayListProductDao();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    private SingletonHolder() {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public static ArrayListProductDao getInstance() {</w:t>
      </w:r>
      <w:r w:rsidRPr="0042340B">
        <w:rPr>
          <w:lang w:val="en-US"/>
        </w:rPr>
        <w:br/>
        <w:t xml:space="preserve">        return SingletonHolder.</w:t>
      </w:r>
      <w:r w:rsidRPr="0042340B">
        <w:rPr>
          <w:i/>
          <w:iCs/>
          <w:lang w:val="en-US"/>
        </w:rPr>
        <w:t>ARRAY_LIST_PRODUCT_DAO_INSTANCE</w:t>
      </w:r>
      <w:r w:rsidRPr="0042340B">
        <w:rPr>
          <w:lang w:val="en-US"/>
        </w:rPr>
        <w:t>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void updateProductImageUrl(long productId, String imageUrl) {</w:t>
      </w:r>
      <w:r w:rsidRPr="0042340B">
        <w:rPr>
          <w:lang w:val="en-US"/>
        </w:rPr>
        <w:br/>
        <w:t xml:space="preserve">        items.stream().filter(p -&gt; p.getId().equals(productId)).findAny().ifPresent(p -&gt; p.setImageUrl(imageUrl));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void updateProductDescription(long productId, String description) {</w:t>
      </w:r>
      <w:r w:rsidRPr="0042340B">
        <w:rPr>
          <w:lang w:val="en-US"/>
        </w:rPr>
        <w:br/>
        <w:t xml:space="preserve">        items.stream().filter(p -&gt; p.getId().equals(productId)).findAny().ifPresent(p -&gt; p.setDescription(description));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void updateProductTag(long productId, String tag) {</w:t>
      </w:r>
      <w:r w:rsidRPr="0042340B">
        <w:rPr>
          <w:lang w:val="en-US"/>
        </w:rPr>
        <w:br/>
        <w:t xml:space="preserve">        items.stream().filter(p -&gt; p.getId().equals(productId)).findAny().ifPresent(p -&gt; p.setTag(tag));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void updateProductPrice(long productId, double price) {</w:t>
      </w:r>
      <w:r w:rsidRPr="0042340B">
        <w:rPr>
          <w:lang w:val="en-US"/>
        </w:rPr>
        <w:br/>
        <w:t xml:space="preserve">        items.stream().filter(i -&gt; i.getId().equals(productId)).findAny()</w:t>
      </w:r>
      <w:r w:rsidRPr="0042340B">
        <w:rPr>
          <w:lang w:val="en-US"/>
        </w:rPr>
        <w:br/>
        <w:t xml:space="preserve">                .ifPresent(p -&gt; {</w:t>
      </w:r>
      <w:r w:rsidRPr="0042340B">
        <w:rPr>
          <w:lang w:val="en-US"/>
        </w:rPr>
        <w:br/>
        <w:t xml:space="preserve">                    p.setPrice(BigDecimal.</w:t>
      </w:r>
      <w:r w:rsidRPr="0042340B">
        <w:rPr>
          <w:i/>
          <w:iCs/>
          <w:lang w:val="en-US"/>
        </w:rPr>
        <w:t>valueOf</w:t>
      </w:r>
      <w:r w:rsidRPr="0042340B">
        <w:rPr>
          <w:lang w:val="en-US"/>
        </w:rPr>
        <w:t>(price));</w:t>
      </w:r>
      <w:r w:rsidRPr="0042340B">
        <w:rPr>
          <w:lang w:val="en-US"/>
        </w:rPr>
        <w:br/>
        <w:t xml:space="preserve">                    p.setPriceHistory(LocalDate.</w:t>
      </w:r>
      <w:r w:rsidRPr="0042340B">
        <w:rPr>
          <w:i/>
          <w:iCs/>
          <w:lang w:val="en-US"/>
        </w:rPr>
        <w:t>now</w:t>
      </w:r>
      <w:r w:rsidRPr="0042340B">
        <w:rPr>
          <w:lang w:val="en-US"/>
        </w:rPr>
        <w:t>(), BigDecimal.</w:t>
      </w:r>
      <w:r w:rsidRPr="0042340B">
        <w:rPr>
          <w:i/>
          <w:iCs/>
          <w:lang w:val="en-US"/>
        </w:rPr>
        <w:t>valueOf</w:t>
      </w:r>
      <w:r w:rsidRPr="0042340B">
        <w:rPr>
          <w:lang w:val="en-US"/>
        </w:rPr>
        <w:t>(price));</w:t>
      </w:r>
      <w:r w:rsidRPr="0042340B">
        <w:rPr>
          <w:lang w:val="en-US"/>
        </w:rPr>
        <w:br/>
        <w:t xml:space="preserve">                });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</w:r>
      <w:r w:rsidRPr="0042340B">
        <w:rPr>
          <w:lang w:val="en-US"/>
        </w:rPr>
        <w:lastRenderedPageBreak/>
        <w:t xml:space="preserve">    @Override</w:t>
      </w:r>
      <w:r w:rsidRPr="0042340B">
        <w:rPr>
          <w:lang w:val="en-US"/>
        </w:rPr>
        <w:br/>
        <w:t xml:space="preserve">    public synchronized void updateProductStock(long productId, int stockValue) {</w:t>
      </w:r>
      <w:r w:rsidRPr="0042340B">
        <w:rPr>
          <w:lang w:val="en-US"/>
        </w:rPr>
        <w:br/>
        <w:t xml:space="preserve">        items.stream().filter(i -&gt; i.getId().equals(productId)).findAny().ifPresent(p -&gt; p.setStock(stockValue));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List&lt;String&gt; findTags() {</w:t>
      </w:r>
      <w:r w:rsidRPr="0042340B">
        <w:rPr>
          <w:lang w:val="en-US"/>
        </w:rPr>
        <w:br/>
        <w:t xml:space="preserve">        return items.stream().map(Product::getTag).distinct().collect(Collectors.</w:t>
      </w:r>
      <w:r w:rsidRPr="0042340B">
        <w:rPr>
          <w:i/>
          <w:iCs/>
          <w:lang w:val="en-US"/>
        </w:rPr>
        <w:t>toList</w:t>
      </w:r>
      <w:r w:rsidRPr="0042340B">
        <w:rPr>
          <w:lang w:val="en-US"/>
        </w:rPr>
        <w:t>());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@Override</w:t>
      </w:r>
      <w:r w:rsidRPr="0042340B">
        <w:rPr>
          <w:lang w:val="en-US"/>
        </w:rPr>
        <w:br/>
        <w:t xml:space="preserve">    public synchronized List&lt;Product&gt; findProducts(String query, SortField sortField, SortOrder sortOrder) {</w:t>
      </w:r>
      <w:r w:rsidRPr="0042340B">
        <w:rPr>
          <w:lang w:val="en-US"/>
        </w:rPr>
        <w:br/>
        <w:t xml:space="preserve">        if (sortField != SortField.</w:t>
      </w:r>
      <w:r w:rsidRPr="0042340B">
        <w:rPr>
          <w:i/>
          <w:iCs/>
          <w:lang w:val="en-US"/>
        </w:rPr>
        <w:t xml:space="preserve">DEFAULT </w:t>
      </w:r>
      <w:r w:rsidRPr="0042340B">
        <w:rPr>
          <w:lang w:val="en-US"/>
        </w:rPr>
        <w:t>&amp;&amp; sortOrder != SortOrder.</w:t>
      </w:r>
      <w:r w:rsidRPr="0042340B">
        <w:rPr>
          <w:i/>
          <w:iCs/>
          <w:lang w:val="en-US"/>
        </w:rPr>
        <w:t>DEFAULT</w:t>
      </w:r>
      <w:r w:rsidRPr="0042340B">
        <w:rPr>
          <w:lang w:val="en-US"/>
        </w:rPr>
        <w:t>) {</w:t>
      </w:r>
      <w:r w:rsidRPr="0042340B">
        <w:rPr>
          <w:lang w:val="en-US"/>
        </w:rPr>
        <w:br/>
        <w:t xml:space="preserve">            Comparator&lt;Product&gt; comparator = Comparator.</w:t>
      </w:r>
      <w:r w:rsidRPr="0042340B">
        <w:rPr>
          <w:i/>
          <w:iCs/>
          <w:lang w:val="en-US"/>
        </w:rPr>
        <w:t>comparing</w:t>
      </w:r>
      <w:r w:rsidRPr="0042340B">
        <w:rPr>
          <w:lang w:val="en-US"/>
        </w:rPr>
        <w:t>(p -&gt; defineSortField(p, sortField));</w:t>
      </w:r>
      <w:r w:rsidRPr="0042340B">
        <w:rPr>
          <w:lang w:val="en-US"/>
        </w:rPr>
        <w:br/>
        <w:t xml:space="preserve">            if (sortOrder == SortOrder.</w:t>
      </w:r>
      <w:r w:rsidRPr="0042340B">
        <w:rPr>
          <w:i/>
          <w:iCs/>
          <w:lang w:val="en-US"/>
        </w:rPr>
        <w:t>DESC</w:t>
      </w:r>
      <w:r w:rsidRPr="0042340B">
        <w:rPr>
          <w:lang w:val="en-US"/>
        </w:rPr>
        <w:t>) {</w:t>
      </w:r>
      <w:r w:rsidRPr="0042340B">
        <w:rPr>
          <w:lang w:val="en-US"/>
        </w:rPr>
        <w:br/>
        <w:t xml:space="preserve">                comparator = comparator.reversed();</w:t>
      </w:r>
      <w:r w:rsidRPr="0042340B">
        <w:rPr>
          <w:lang w:val="en-US"/>
        </w:rPr>
        <w:br/>
        <w:t xml:space="preserve">            }</w:t>
      </w:r>
      <w:r w:rsidRPr="0042340B">
        <w:rPr>
          <w:lang w:val="en-US"/>
        </w:rPr>
        <w:br/>
        <w:t xml:space="preserve">            return search(query).sorted(comparator).collect(Collectors.</w:t>
      </w:r>
      <w:r w:rsidRPr="0042340B">
        <w:rPr>
          <w:i/>
          <w:iCs/>
          <w:lang w:val="en-US"/>
        </w:rPr>
        <w:t>toList</w:t>
      </w:r>
      <w:r w:rsidRPr="0042340B">
        <w:rPr>
          <w:lang w:val="en-US"/>
        </w:rPr>
        <w:t>());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    return search(query).collect(Collectors.</w:t>
      </w:r>
      <w:r w:rsidRPr="0042340B">
        <w:rPr>
          <w:i/>
          <w:iCs/>
          <w:lang w:val="en-US"/>
        </w:rPr>
        <w:t>toList</w:t>
      </w:r>
      <w:r w:rsidRPr="0042340B">
        <w:rPr>
          <w:lang w:val="en-US"/>
        </w:rPr>
        <w:t>());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&lt;U&gt; U defineSortField(Product p, SortField sortField) {</w:t>
      </w:r>
      <w:r w:rsidRPr="0042340B">
        <w:rPr>
          <w:lang w:val="en-US"/>
        </w:rPr>
        <w:br/>
        <w:t xml:space="preserve">        return (U) (SortField.</w:t>
      </w:r>
      <w:r w:rsidRPr="0042340B">
        <w:rPr>
          <w:i/>
          <w:iCs/>
          <w:lang w:val="en-US"/>
        </w:rPr>
        <w:t xml:space="preserve">DESCRIPTION </w:t>
      </w:r>
      <w:r w:rsidRPr="0042340B">
        <w:rPr>
          <w:lang w:val="en-US"/>
        </w:rPr>
        <w:t>== sortField ? p.getDescription() : p.getPrice());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Stream&lt;Product&gt; search(String query) {</w:t>
      </w:r>
      <w:r w:rsidRPr="0042340B">
        <w:rPr>
          <w:lang w:val="en-US"/>
        </w:rPr>
        <w:br/>
        <w:t xml:space="preserve">        return items.stream()</w:t>
      </w:r>
      <w:r w:rsidRPr="0042340B">
        <w:rPr>
          <w:lang w:val="en-US"/>
        </w:rPr>
        <w:br/>
        <w:t xml:space="preserve">                .filter(getPriceAndStockPredicate(StringUtils.</w:t>
      </w:r>
      <w:r w:rsidRPr="0042340B">
        <w:rPr>
          <w:i/>
          <w:iCs/>
          <w:lang w:val="en-US"/>
        </w:rPr>
        <w:t>isBlank</w:t>
      </w:r>
      <w:r w:rsidRPr="0042340B">
        <w:rPr>
          <w:lang w:val="en-US"/>
        </w:rPr>
        <w:t>(query)))</w:t>
      </w:r>
      <w:r w:rsidRPr="0042340B">
        <w:rPr>
          <w:lang w:val="en-US"/>
        </w:rPr>
        <w:br/>
        <w:t xml:space="preserve">                .filter(p -&gt; Arrays.</w:t>
      </w:r>
      <w:r w:rsidRPr="0042340B">
        <w:rPr>
          <w:i/>
          <w:iCs/>
          <w:lang w:val="en-US"/>
        </w:rPr>
        <w:t>stream</w:t>
      </w:r>
      <w:r w:rsidRPr="0042340B">
        <w:rPr>
          <w:lang w:val="en-US"/>
        </w:rPr>
        <w:t>(query.split(</w:t>
      </w:r>
      <w:r w:rsidRPr="0042340B">
        <w:rPr>
          <w:i/>
          <w:iCs/>
          <w:lang w:val="en-US"/>
        </w:rPr>
        <w:t>BLANK</w:t>
      </w:r>
      <w:r w:rsidRPr="0042340B">
        <w:rPr>
          <w:lang w:val="en-US"/>
        </w:rPr>
        <w:t>)).anyMatch(p.getDescription()::contains))</w:t>
      </w:r>
      <w:r w:rsidRPr="0042340B">
        <w:rPr>
          <w:lang w:val="en-US"/>
        </w:rPr>
        <w:br/>
        <w:t xml:space="preserve">                .sorted(Comparator.</w:t>
      </w:r>
      <w:r w:rsidRPr="0042340B">
        <w:rPr>
          <w:i/>
          <w:iCs/>
          <w:lang w:val="en-US"/>
        </w:rPr>
        <w:t>comparing</w:t>
      </w:r>
      <w:r w:rsidRPr="0042340B">
        <w:rPr>
          <w:lang w:val="en-US"/>
        </w:rPr>
        <w:t>(p -&gt; Arrays.</w:t>
      </w:r>
      <w:r w:rsidRPr="0042340B">
        <w:rPr>
          <w:i/>
          <w:iCs/>
          <w:lang w:val="en-US"/>
        </w:rPr>
        <w:t>stream</w:t>
      </w:r>
      <w:r w:rsidRPr="0042340B">
        <w:rPr>
          <w:lang w:val="en-US"/>
        </w:rPr>
        <w:t>(query.split(</w:t>
      </w:r>
      <w:r w:rsidRPr="0042340B">
        <w:rPr>
          <w:i/>
          <w:iCs/>
          <w:lang w:val="en-US"/>
        </w:rPr>
        <w:t>BLANK</w:t>
      </w:r>
      <w:r w:rsidRPr="0042340B">
        <w:rPr>
          <w:lang w:val="en-US"/>
        </w:rPr>
        <w:t>))</w:t>
      </w:r>
      <w:r w:rsidRPr="0042340B">
        <w:rPr>
          <w:lang w:val="en-US"/>
        </w:rPr>
        <w:br/>
        <w:t xml:space="preserve">                        .filter(p.getDescription()::contains).count(), Comparator.</w:t>
      </w:r>
      <w:r w:rsidRPr="0042340B">
        <w:rPr>
          <w:i/>
          <w:iCs/>
          <w:lang w:val="en-US"/>
        </w:rPr>
        <w:t>reverseOrder</w:t>
      </w:r>
      <w:r w:rsidRPr="0042340B">
        <w:rPr>
          <w:lang w:val="en-US"/>
        </w:rPr>
        <w:t>()));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</w:r>
      <w:r w:rsidRPr="0042340B">
        <w:rPr>
          <w:lang w:val="en-US"/>
        </w:rPr>
        <w:br/>
        <w:t xml:space="preserve">    private Predicate&lt;Product&gt; getPriceAndStockPredicate(boolean queryPresent) {</w:t>
      </w:r>
      <w:r w:rsidRPr="0042340B">
        <w:rPr>
          <w:lang w:val="en-US"/>
        </w:rPr>
        <w:br/>
        <w:t xml:space="preserve">        if (queryPresent) {</w:t>
      </w:r>
      <w:r w:rsidRPr="0042340B">
        <w:rPr>
          <w:lang w:val="en-US"/>
        </w:rPr>
        <w:br/>
        <w:t xml:space="preserve">            return product -&gt; product.getPrice() != null &amp;&amp; product.getStock() &gt; 0;</w:t>
      </w:r>
      <w:r w:rsidRPr="0042340B">
        <w:rPr>
          <w:lang w:val="en-US"/>
        </w:rPr>
        <w:br/>
        <w:t xml:space="preserve">        } else {</w:t>
      </w:r>
      <w:r w:rsidRPr="0042340B">
        <w:rPr>
          <w:lang w:val="en-US"/>
        </w:rPr>
        <w:br/>
        <w:t xml:space="preserve">            return product -&gt; true;</w:t>
      </w:r>
      <w:r w:rsidRPr="0042340B">
        <w:rPr>
          <w:lang w:val="en-US"/>
        </w:rPr>
        <w:br/>
        <w:t xml:space="preserve">        }</w:t>
      </w:r>
      <w:r w:rsidRPr="0042340B">
        <w:rPr>
          <w:lang w:val="en-US"/>
        </w:rPr>
        <w:br/>
        <w:t xml:space="preserve">    }</w:t>
      </w:r>
      <w:r w:rsidRPr="0042340B">
        <w:rPr>
          <w:lang w:val="en-US"/>
        </w:rPr>
        <w:br/>
        <w:t>}</w:t>
      </w:r>
    </w:p>
    <w:p w14:paraId="03B94F49" w14:textId="77777777" w:rsidR="0042340B" w:rsidRPr="0042340B" w:rsidRDefault="0042340B" w:rsidP="0042340B">
      <w:pPr>
        <w:rPr>
          <w:lang w:val="en-US"/>
        </w:rPr>
      </w:pPr>
    </w:p>
    <w:p w14:paraId="6D846F5D" w14:textId="77777777" w:rsidR="002960C1" w:rsidRPr="0042340B" w:rsidRDefault="002960C1" w:rsidP="002960C1">
      <w:pPr>
        <w:rPr>
          <w:lang w:val="en-US"/>
        </w:rPr>
      </w:pPr>
    </w:p>
    <w:bookmarkEnd w:id="413"/>
    <w:bookmarkEnd w:id="414"/>
    <w:bookmarkEnd w:id="415"/>
    <w:bookmarkEnd w:id="416"/>
    <w:bookmarkEnd w:id="417"/>
    <w:p w14:paraId="62F015AF" w14:textId="77777777" w:rsidR="0048392A" w:rsidRDefault="0048392A" w:rsidP="00FB24B1">
      <w:pPr>
        <w:spacing w:line="360" w:lineRule="auto"/>
        <w:rPr>
          <w:sz w:val="28"/>
          <w:szCs w:val="28"/>
          <w:lang w:val="en-US"/>
        </w:rPr>
      </w:pPr>
    </w:p>
    <w:p w14:paraId="1B15DD1D" w14:textId="77777777" w:rsidR="009C1A25" w:rsidRDefault="009C1A25" w:rsidP="00FB24B1">
      <w:pPr>
        <w:spacing w:line="360" w:lineRule="auto"/>
        <w:rPr>
          <w:sz w:val="28"/>
          <w:szCs w:val="28"/>
          <w:lang w:val="en-US"/>
        </w:rPr>
      </w:pPr>
    </w:p>
    <w:p w14:paraId="6E681184" w14:textId="77777777" w:rsidR="009C1A25" w:rsidRDefault="009C1A25" w:rsidP="00FB24B1">
      <w:pPr>
        <w:spacing w:line="360" w:lineRule="auto"/>
        <w:rPr>
          <w:sz w:val="28"/>
          <w:szCs w:val="28"/>
          <w:lang w:val="en-US"/>
        </w:rPr>
      </w:pPr>
      <w:bookmarkStart w:id="418" w:name="_GoBack"/>
      <w:bookmarkEnd w:id="418"/>
    </w:p>
    <w:p w14:paraId="0BCC4DDE" w14:textId="77777777" w:rsidR="009C1A25" w:rsidRPr="00B6555E" w:rsidRDefault="009C1A25" w:rsidP="009C1A25">
      <w:pPr>
        <w:pStyle w:val="Heading1"/>
        <w:jc w:val="left"/>
        <w:rPr>
          <w:iCs w:val="0"/>
          <w:color w:val="222222"/>
          <w:szCs w:val="28"/>
          <w:shd w:val="clear" w:color="auto" w:fill="F9F9F9"/>
          <w:lang w:val="en-US"/>
        </w:rPr>
      </w:pPr>
      <w:bookmarkStart w:id="419" w:name="_Toc59134493"/>
      <w:r w:rsidRPr="009C1A25">
        <w:rPr>
          <w:iCs w:val="0"/>
          <w:color w:val="222222"/>
          <w:szCs w:val="28"/>
          <w:shd w:val="clear" w:color="auto" w:fill="F9F9F9"/>
        </w:rPr>
        <w:lastRenderedPageBreak/>
        <w:t>Приложение</w:t>
      </w:r>
      <w:r w:rsidRPr="00B6555E">
        <w:rPr>
          <w:iCs w:val="0"/>
          <w:color w:val="222222"/>
          <w:szCs w:val="28"/>
          <w:shd w:val="clear" w:color="auto" w:fill="F9F9F9"/>
          <w:lang w:val="en-US"/>
        </w:rPr>
        <w:t xml:space="preserve"> </w:t>
      </w:r>
      <w:r w:rsidRPr="009C1A25">
        <w:rPr>
          <w:iCs w:val="0"/>
          <w:color w:val="222222"/>
          <w:szCs w:val="28"/>
          <w:shd w:val="clear" w:color="auto" w:fill="F9F9F9"/>
        </w:rPr>
        <w:t>Б</w:t>
      </w:r>
      <w:r w:rsidRPr="00B6555E">
        <w:rPr>
          <w:iCs w:val="0"/>
          <w:color w:val="222222"/>
          <w:szCs w:val="28"/>
          <w:shd w:val="clear" w:color="auto" w:fill="F9F9F9"/>
          <w:lang w:val="en-US"/>
        </w:rPr>
        <w:t xml:space="preserve">. </w:t>
      </w:r>
      <w:r w:rsidRPr="009C1A25">
        <w:rPr>
          <w:iCs w:val="0"/>
          <w:color w:val="222222"/>
          <w:szCs w:val="28"/>
          <w:shd w:val="clear" w:color="auto" w:fill="F9F9F9"/>
        </w:rPr>
        <w:t>Листинг</w:t>
      </w:r>
      <w:r w:rsidRPr="00B6555E">
        <w:rPr>
          <w:iCs w:val="0"/>
          <w:color w:val="222222"/>
          <w:szCs w:val="28"/>
          <w:shd w:val="clear" w:color="auto" w:fill="F9F9F9"/>
          <w:lang w:val="en-US"/>
        </w:rPr>
        <w:t xml:space="preserve"> </w:t>
      </w:r>
      <w:r w:rsidRPr="009C1A25">
        <w:rPr>
          <w:iCs w:val="0"/>
          <w:color w:val="222222"/>
          <w:szCs w:val="28"/>
          <w:shd w:val="clear" w:color="auto" w:fill="F9F9F9"/>
        </w:rPr>
        <w:t>автоматизированных</w:t>
      </w:r>
      <w:r w:rsidRPr="00B6555E">
        <w:rPr>
          <w:iCs w:val="0"/>
          <w:color w:val="222222"/>
          <w:szCs w:val="28"/>
          <w:shd w:val="clear" w:color="auto" w:fill="F9F9F9"/>
          <w:lang w:val="en-US"/>
        </w:rPr>
        <w:t xml:space="preserve"> </w:t>
      </w:r>
      <w:r w:rsidRPr="009C1A25">
        <w:rPr>
          <w:iCs w:val="0"/>
          <w:color w:val="222222"/>
          <w:szCs w:val="28"/>
          <w:shd w:val="clear" w:color="auto" w:fill="F9F9F9"/>
        </w:rPr>
        <w:t>скриптов</w:t>
      </w:r>
      <w:bookmarkEnd w:id="419"/>
    </w:p>
    <w:p w14:paraId="230165FA" w14:textId="77777777" w:rsidR="00367F76" w:rsidRPr="00B6555E" w:rsidRDefault="00367F76" w:rsidP="00367F76">
      <w:pPr>
        <w:rPr>
          <w:lang w:val="en-US"/>
        </w:rPr>
      </w:pPr>
    </w:p>
    <w:p w14:paraId="20C798BE" w14:textId="77777777" w:rsidR="00367F76" w:rsidRPr="00367F76" w:rsidRDefault="00367F76" w:rsidP="00367F76">
      <w:pPr>
        <w:rPr>
          <w:b/>
          <w:lang w:val="en-US"/>
        </w:rPr>
      </w:pPr>
      <w:proofErr w:type="gramStart"/>
      <w:r w:rsidRPr="00367F76">
        <w:rPr>
          <w:b/>
          <w:lang w:val="en-US"/>
        </w:rPr>
        <w:t>com.es.phoneshop</w:t>
      </w:r>
      <w:proofErr w:type="gramEnd"/>
      <w:r w:rsidRPr="00367F76">
        <w:rPr>
          <w:b/>
          <w:lang w:val="en-US"/>
        </w:rPr>
        <w:t>.controller.servlet.RegisterPageServletTest</w:t>
      </w:r>
    </w:p>
    <w:p w14:paraId="7CB33CA5" w14:textId="77777777" w:rsidR="00367F76" w:rsidRPr="00367F76" w:rsidRDefault="00367F76" w:rsidP="00367F76">
      <w:pPr>
        <w:rPr>
          <w:lang w:val="en-US"/>
        </w:rPr>
      </w:pPr>
    </w:p>
    <w:p w14:paraId="6F151715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>@</w:t>
      </w:r>
      <w:proofErr w:type="gramStart"/>
      <w:r w:rsidRPr="00367F76">
        <w:rPr>
          <w:lang w:val="en-US"/>
        </w:rPr>
        <w:t>RunWith(</w:t>
      </w:r>
      <w:proofErr w:type="gramEnd"/>
      <w:r w:rsidRPr="00367F76">
        <w:rPr>
          <w:lang w:val="en-US"/>
        </w:rPr>
        <w:t>MockitoJUnitRunner.class)</w:t>
      </w:r>
    </w:p>
    <w:p w14:paraId="21782A41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>public class RegisterPageServletTest {</w:t>
      </w:r>
    </w:p>
    <w:p w14:paraId="3201B6AD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@Mock</w:t>
      </w:r>
    </w:p>
    <w:p w14:paraId="7015A2F2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private HttpServletRequest request;</w:t>
      </w:r>
    </w:p>
    <w:p w14:paraId="07CE7B88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@Mock</w:t>
      </w:r>
    </w:p>
    <w:p w14:paraId="2DD3B9BD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private HttpServletResponse response;</w:t>
      </w:r>
    </w:p>
    <w:p w14:paraId="7FECDF39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@Mock</w:t>
      </w:r>
    </w:p>
    <w:p w14:paraId="53EEEB03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private RequestDispatcher requestDispatcher;</w:t>
      </w:r>
    </w:p>
    <w:p w14:paraId="7CEB75D6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@Mock</w:t>
      </w:r>
    </w:p>
    <w:p w14:paraId="4B686C4B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private final UserService userService = DefaultUserService.getInstance();</w:t>
      </w:r>
    </w:p>
    <w:p w14:paraId="67BA4BE5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@InjectMocks</w:t>
      </w:r>
    </w:p>
    <w:p w14:paraId="1F67F95F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private final RegisterPageServlet servlet = new </w:t>
      </w:r>
      <w:proofErr w:type="gramStart"/>
      <w:r w:rsidRPr="00367F76">
        <w:rPr>
          <w:lang w:val="en-US"/>
        </w:rPr>
        <w:t>RegisterPageServlet(</w:t>
      </w:r>
      <w:proofErr w:type="gramEnd"/>
      <w:r w:rsidRPr="00367F76">
        <w:rPr>
          <w:lang w:val="en-US"/>
        </w:rPr>
        <w:t>);</w:t>
      </w:r>
    </w:p>
    <w:p w14:paraId="17414610" w14:textId="77777777" w:rsidR="00367F76" w:rsidRPr="00367F76" w:rsidRDefault="00367F76" w:rsidP="00367F76">
      <w:pPr>
        <w:rPr>
          <w:lang w:val="en-US"/>
        </w:rPr>
      </w:pPr>
    </w:p>
    <w:p w14:paraId="23C53DB1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@Before</w:t>
      </w:r>
    </w:p>
    <w:p w14:paraId="52A4C416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public void </w:t>
      </w:r>
      <w:proofErr w:type="gramStart"/>
      <w:r w:rsidRPr="00367F76">
        <w:rPr>
          <w:lang w:val="en-US"/>
        </w:rPr>
        <w:t>setup(</w:t>
      </w:r>
      <w:proofErr w:type="gramEnd"/>
      <w:r w:rsidRPr="00367F76">
        <w:rPr>
          <w:lang w:val="en-US"/>
        </w:rPr>
        <w:t>) {</w:t>
      </w:r>
    </w:p>
    <w:p w14:paraId="6AE3732D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</w:t>
      </w:r>
      <w:proofErr w:type="gramStart"/>
      <w:r w:rsidRPr="00367F76">
        <w:rPr>
          <w:lang w:val="en-US"/>
        </w:rPr>
        <w:t>request.getParameter</w:t>
      </w:r>
      <w:proofErr w:type="gramEnd"/>
      <w:r w:rsidRPr="00367F76">
        <w:rPr>
          <w:lang w:val="en-US"/>
        </w:rPr>
        <w:t>("login")).thenReturn("ivan");</w:t>
      </w:r>
    </w:p>
    <w:p w14:paraId="166B4C32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</w:t>
      </w:r>
      <w:proofErr w:type="gramStart"/>
      <w:r w:rsidRPr="00367F76">
        <w:rPr>
          <w:lang w:val="en-US"/>
        </w:rPr>
        <w:t>request.getParameter</w:t>
      </w:r>
      <w:proofErr w:type="gramEnd"/>
      <w:r w:rsidRPr="00367F76">
        <w:rPr>
          <w:lang w:val="en-US"/>
        </w:rPr>
        <w:t>("password")).thenReturn("qwerty");</w:t>
      </w:r>
    </w:p>
    <w:p w14:paraId="0BDD56A8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</w:t>
      </w:r>
      <w:proofErr w:type="gramStart"/>
      <w:r w:rsidRPr="00367F76">
        <w:rPr>
          <w:lang w:val="en-US"/>
        </w:rPr>
        <w:t>request.getParameter</w:t>
      </w:r>
      <w:proofErr w:type="gramEnd"/>
      <w:r w:rsidRPr="00367F76">
        <w:rPr>
          <w:lang w:val="en-US"/>
        </w:rPr>
        <w:t>("repeatPassword")).thenReturn("qwerty");</w:t>
      </w:r>
    </w:p>
    <w:p w14:paraId="0896B374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when(userService.ifLoginExist("ivan")</w:t>
      </w:r>
      <w:proofErr w:type="gramStart"/>
      <w:r w:rsidRPr="00367F76">
        <w:rPr>
          <w:lang w:val="en-US"/>
        </w:rPr>
        <w:t>).thenReturn</w:t>
      </w:r>
      <w:proofErr w:type="gramEnd"/>
      <w:r w:rsidRPr="00367F76">
        <w:rPr>
          <w:lang w:val="en-US"/>
        </w:rPr>
        <w:t>(false);</w:t>
      </w:r>
    </w:p>
    <w:p w14:paraId="23FF79B8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</w:t>
      </w:r>
      <w:proofErr w:type="gramStart"/>
      <w:r w:rsidRPr="00367F76">
        <w:rPr>
          <w:lang w:val="en-US"/>
        </w:rPr>
        <w:t>request.getRequestDispatcher</w:t>
      </w:r>
      <w:proofErr w:type="gramEnd"/>
      <w:r w:rsidRPr="00367F76">
        <w:rPr>
          <w:lang w:val="en-US"/>
        </w:rPr>
        <w:t>("WEB-INF/pages/register.jsp")).thenReturn(requestDispatcher);</w:t>
      </w:r>
    </w:p>
    <w:p w14:paraId="0D3AE923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}</w:t>
      </w:r>
    </w:p>
    <w:p w14:paraId="781DF2CB" w14:textId="77777777" w:rsidR="00367F76" w:rsidRPr="00367F76" w:rsidRDefault="00367F76" w:rsidP="00367F76">
      <w:pPr>
        <w:rPr>
          <w:lang w:val="en-US"/>
        </w:rPr>
      </w:pPr>
    </w:p>
    <w:p w14:paraId="4EFC7B59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@Test</w:t>
      </w:r>
    </w:p>
    <w:p w14:paraId="3A27834B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public void </w:t>
      </w:r>
      <w:proofErr w:type="gramStart"/>
      <w:r w:rsidRPr="00367F76">
        <w:rPr>
          <w:lang w:val="en-US"/>
        </w:rPr>
        <w:t>doPostNoErrorsSaveUser(</w:t>
      </w:r>
      <w:proofErr w:type="gramEnd"/>
      <w:r w:rsidRPr="00367F76">
        <w:rPr>
          <w:lang w:val="en-US"/>
        </w:rPr>
        <w:t>) throws ServletException, IOException {</w:t>
      </w:r>
    </w:p>
    <w:p w14:paraId="3BC6FA0C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</w:t>
      </w:r>
      <w:proofErr w:type="gramStart"/>
      <w:r w:rsidRPr="00367F76">
        <w:rPr>
          <w:lang w:val="en-US"/>
        </w:rPr>
        <w:t>servlet.doPost</w:t>
      </w:r>
      <w:proofErr w:type="gramEnd"/>
      <w:r w:rsidRPr="00367F76">
        <w:rPr>
          <w:lang w:val="en-US"/>
        </w:rPr>
        <w:t>(request, response);</w:t>
      </w:r>
    </w:p>
    <w:p w14:paraId="16788234" w14:textId="77777777" w:rsidR="00367F76" w:rsidRPr="00367F76" w:rsidRDefault="00367F76" w:rsidP="00367F76">
      <w:pPr>
        <w:rPr>
          <w:lang w:val="en-US"/>
        </w:rPr>
      </w:pPr>
    </w:p>
    <w:p w14:paraId="0DA4F867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verify(userService</w:t>
      </w:r>
      <w:proofErr w:type="gramStart"/>
      <w:r w:rsidRPr="00367F76">
        <w:rPr>
          <w:lang w:val="en-US"/>
        </w:rPr>
        <w:t>).save</w:t>
      </w:r>
      <w:proofErr w:type="gramEnd"/>
      <w:r w:rsidRPr="00367F76">
        <w:rPr>
          <w:lang w:val="en-US"/>
        </w:rPr>
        <w:t>(new User("ivan", "qwerty", User.Role.CLIENT));</w:t>
      </w:r>
    </w:p>
    <w:p w14:paraId="78CB763F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verify(response</w:t>
      </w:r>
      <w:proofErr w:type="gramStart"/>
      <w:r w:rsidRPr="00367F76">
        <w:rPr>
          <w:lang w:val="en-US"/>
        </w:rPr>
        <w:t>).sendRedirect</w:t>
      </w:r>
      <w:proofErr w:type="gramEnd"/>
      <w:r w:rsidRPr="00367F76">
        <w:rPr>
          <w:lang w:val="en-US"/>
        </w:rPr>
        <w:t>("index.jsp");</w:t>
      </w:r>
    </w:p>
    <w:p w14:paraId="2BE46643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}</w:t>
      </w:r>
    </w:p>
    <w:p w14:paraId="57A6A0F0" w14:textId="77777777" w:rsidR="00367F76" w:rsidRPr="00367F76" w:rsidRDefault="00367F76" w:rsidP="00367F76">
      <w:pPr>
        <w:rPr>
          <w:lang w:val="en-US"/>
        </w:rPr>
      </w:pPr>
    </w:p>
    <w:p w14:paraId="233DD212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@Test</w:t>
      </w:r>
    </w:p>
    <w:p w14:paraId="0258ECFF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public void </w:t>
      </w:r>
      <w:proofErr w:type="gramStart"/>
      <w:r w:rsidRPr="00367F76">
        <w:rPr>
          <w:lang w:val="en-US"/>
        </w:rPr>
        <w:t>doPostPasswordNotEqRepeatPassword(</w:t>
      </w:r>
      <w:proofErr w:type="gramEnd"/>
      <w:r w:rsidRPr="00367F76">
        <w:rPr>
          <w:lang w:val="en-US"/>
        </w:rPr>
        <w:t>) throws ServletException, IOException {</w:t>
      </w:r>
    </w:p>
    <w:p w14:paraId="7AA77131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</w:t>
      </w:r>
      <w:proofErr w:type="gramStart"/>
      <w:r w:rsidRPr="00367F76">
        <w:rPr>
          <w:lang w:val="en-US"/>
        </w:rPr>
        <w:t>request.getParameter</w:t>
      </w:r>
      <w:proofErr w:type="gramEnd"/>
      <w:r w:rsidRPr="00367F76">
        <w:rPr>
          <w:lang w:val="en-US"/>
        </w:rPr>
        <w:t>("repeatPassword")).thenReturn("qwerty1");</w:t>
      </w:r>
    </w:p>
    <w:p w14:paraId="7DF0CA62" w14:textId="77777777" w:rsidR="00367F76" w:rsidRPr="00367F76" w:rsidRDefault="00367F76" w:rsidP="00367F76">
      <w:pPr>
        <w:rPr>
          <w:lang w:val="en-US"/>
        </w:rPr>
      </w:pPr>
    </w:p>
    <w:p w14:paraId="7E1769D4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</w:t>
      </w:r>
      <w:proofErr w:type="gramStart"/>
      <w:r w:rsidRPr="00367F76">
        <w:rPr>
          <w:lang w:val="en-US"/>
        </w:rPr>
        <w:t>servlet.doPost</w:t>
      </w:r>
      <w:proofErr w:type="gramEnd"/>
      <w:r w:rsidRPr="00367F76">
        <w:rPr>
          <w:lang w:val="en-US"/>
        </w:rPr>
        <w:t>(request, response);</w:t>
      </w:r>
    </w:p>
    <w:p w14:paraId="44BA3426" w14:textId="77777777" w:rsidR="00367F76" w:rsidRPr="00367F76" w:rsidRDefault="00367F76" w:rsidP="00367F76">
      <w:pPr>
        <w:rPr>
          <w:lang w:val="en-US"/>
        </w:rPr>
      </w:pPr>
    </w:p>
    <w:p w14:paraId="4231217E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verify(request</w:t>
      </w:r>
      <w:proofErr w:type="gramStart"/>
      <w:r w:rsidRPr="00367F76">
        <w:rPr>
          <w:lang w:val="en-US"/>
        </w:rPr>
        <w:t>).setAttribute</w:t>
      </w:r>
      <w:proofErr w:type="gramEnd"/>
      <w:r w:rsidRPr="00367F76">
        <w:rPr>
          <w:lang w:val="en-US"/>
        </w:rPr>
        <w:t>("error", "You entered different passwords.");</w:t>
      </w:r>
    </w:p>
    <w:p w14:paraId="15DAE320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verify(requestDispatcher).</w:t>
      </w:r>
      <w:proofErr w:type="gramStart"/>
      <w:r w:rsidRPr="00367F76">
        <w:rPr>
          <w:lang w:val="en-US"/>
        </w:rPr>
        <w:t>forward(</w:t>
      </w:r>
      <w:proofErr w:type="gramEnd"/>
      <w:r w:rsidRPr="00367F76">
        <w:rPr>
          <w:lang w:val="en-US"/>
        </w:rPr>
        <w:t>request, response);</w:t>
      </w:r>
    </w:p>
    <w:p w14:paraId="6624AE85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}</w:t>
      </w:r>
    </w:p>
    <w:p w14:paraId="175D53C2" w14:textId="77777777" w:rsidR="00367F76" w:rsidRPr="00367F76" w:rsidRDefault="00367F76" w:rsidP="00367F76">
      <w:pPr>
        <w:rPr>
          <w:lang w:val="en-US"/>
        </w:rPr>
      </w:pPr>
    </w:p>
    <w:p w14:paraId="2BAE1588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@Test</w:t>
      </w:r>
    </w:p>
    <w:p w14:paraId="183EE03F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public void </w:t>
      </w:r>
      <w:proofErr w:type="gramStart"/>
      <w:r w:rsidRPr="00367F76">
        <w:rPr>
          <w:lang w:val="en-US"/>
        </w:rPr>
        <w:t>doPostLoginAlreadyExistsInStorage(</w:t>
      </w:r>
      <w:proofErr w:type="gramEnd"/>
      <w:r w:rsidRPr="00367F76">
        <w:rPr>
          <w:lang w:val="en-US"/>
        </w:rPr>
        <w:t>) throws ServletException, IOException {</w:t>
      </w:r>
    </w:p>
    <w:p w14:paraId="7E40FFE5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when(userService.ifLoginExist("ivan")</w:t>
      </w:r>
      <w:proofErr w:type="gramStart"/>
      <w:r w:rsidRPr="00367F76">
        <w:rPr>
          <w:lang w:val="en-US"/>
        </w:rPr>
        <w:t>).thenReturn</w:t>
      </w:r>
      <w:proofErr w:type="gramEnd"/>
      <w:r w:rsidRPr="00367F76">
        <w:rPr>
          <w:lang w:val="en-US"/>
        </w:rPr>
        <w:t>(true);</w:t>
      </w:r>
    </w:p>
    <w:p w14:paraId="7DB1D1D4" w14:textId="77777777" w:rsidR="00367F76" w:rsidRPr="00367F76" w:rsidRDefault="00367F76" w:rsidP="00367F76">
      <w:pPr>
        <w:rPr>
          <w:lang w:val="en-US"/>
        </w:rPr>
      </w:pPr>
    </w:p>
    <w:p w14:paraId="07456BC2" w14:textId="77777777" w:rsidR="00367F76" w:rsidRPr="00367F76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</w:t>
      </w:r>
      <w:proofErr w:type="gramStart"/>
      <w:r w:rsidRPr="00367F76">
        <w:rPr>
          <w:lang w:val="en-US"/>
        </w:rPr>
        <w:t>servlet.doPost</w:t>
      </w:r>
      <w:proofErr w:type="gramEnd"/>
      <w:r w:rsidRPr="00367F76">
        <w:rPr>
          <w:lang w:val="en-US"/>
        </w:rPr>
        <w:t>(request, response);</w:t>
      </w:r>
    </w:p>
    <w:p w14:paraId="0841E4F5" w14:textId="77777777" w:rsidR="00367F76" w:rsidRPr="00367F76" w:rsidRDefault="00367F76" w:rsidP="00367F76">
      <w:pPr>
        <w:rPr>
          <w:lang w:val="en-US"/>
        </w:rPr>
      </w:pPr>
    </w:p>
    <w:p w14:paraId="18121A0A" w14:textId="77777777" w:rsidR="00367F76" w:rsidRPr="00B6555E" w:rsidRDefault="00367F76" w:rsidP="00367F76">
      <w:pPr>
        <w:rPr>
          <w:lang w:val="en-US"/>
        </w:rPr>
      </w:pPr>
      <w:r w:rsidRPr="00367F76">
        <w:rPr>
          <w:lang w:val="en-US"/>
        </w:rPr>
        <w:t xml:space="preserve">        verify(request</w:t>
      </w:r>
      <w:proofErr w:type="gramStart"/>
      <w:r w:rsidRPr="00367F76">
        <w:rPr>
          <w:lang w:val="en-US"/>
        </w:rPr>
        <w:t>).setAttribute</w:t>
      </w:r>
      <w:proofErr w:type="gramEnd"/>
      <w:r w:rsidRPr="00367F76">
        <w:rPr>
          <w:lang w:val="en-US"/>
        </w:rPr>
        <w:t xml:space="preserve">("error", "Such a user already exists. </w:t>
      </w:r>
      <w:r w:rsidRPr="00B6555E">
        <w:rPr>
          <w:lang w:val="en-US"/>
        </w:rPr>
        <w:t>Try another login.");</w:t>
      </w:r>
    </w:p>
    <w:p w14:paraId="18163900" w14:textId="77777777" w:rsidR="00367F76" w:rsidRPr="00B6555E" w:rsidRDefault="00367F76" w:rsidP="00367F76">
      <w:pPr>
        <w:rPr>
          <w:lang w:val="en-US"/>
        </w:rPr>
      </w:pPr>
      <w:r w:rsidRPr="00B6555E">
        <w:rPr>
          <w:lang w:val="en-US"/>
        </w:rPr>
        <w:lastRenderedPageBreak/>
        <w:t xml:space="preserve">        verify(requestDispatcher).</w:t>
      </w:r>
      <w:proofErr w:type="gramStart"/>
      <w:r w:rsidRPr="00B6555E">
        <w:rPr>
          <w:lang w:val="en-US"/>
        </w:rPr>
        <w:t>forward(</w:t>
      </w:r>
      <w:proofErr w:type="gramEnd"/>
      <w:r w:rsidRPr="00B6555E">
        <w:rPr>
          <w:lang w:val="en-US"/>
        </w:rPr>
        <w:t>request, response);</w:t>
      </w:r>
    </w:p>
    <w:p w14:paraId="79A8D64D" w14:textId="77777777" w:rsidR="00367F76" w:rsidRPr="00B6555E" w:rsidRDefault="00367F76" w:rsidP="00367F76">
      <w:pPr>
        <w:rPr>
          <w:lang w:val="en-US"/>
        </w:rPr>
      </w:pPr>
      <w:r w:rsidRPr="00B6555E">
        <w:rPr>
          <w:lang w:val="en-US"/>
        </w:rPr>
        <w:t xml:space="preserve">    }</w:t>
      </w:r>
    </w:p>
    <w:p w14:paraId="2239F6FF" w14:textId="77777777" w:rsidR="00367F76" w:rsidRPr="00B6555E" w:rsidRDefault="00367F76" w:rsidP="00367F76">
      <w:pPr>
        <w:rPr>
          <w:lang w:val="en-US"/>
        </w:rPr>
      </w:pPr>
      <w:r w:rsidRPr="00B6555E">
        <w:rPr>
          <w:lang w:val="en-US"/>
        </w:rPr>
        <w:t>}</w:t>
      </w:r>
    </w:p>
    <w:p w14:paraId="711A9A35" w14:textId="77777777" w:rsidR="00E43155" w:rsidRPr="00B6555E" w:rsidRDefault="00E43155" w:rsidP="00367F76">
      <w:pPr>
        <w:rPr>
          <w:lang w:val="en-US"/>
        </w:rPr>
      </w:pPr>
    </w:p>
    <w:p w14:paraId="12AFB22C" w14:textId="77777777" w:rsidR="00E43155" w:rsidRPr="00E43155" w:rsidRDefault="00E43155" w:rsidP="00E43155">
      <w:pPr>
        <w:rPr>
          <w:b/>
          <w:lang w:val="en-US"/>
        </w:rPr>
      </w:pPr>
      <w:proofErr w:type="gramStart"/>
      <w:r w:rsidRPr="00E43155">
        <w:rPr>
          <w:b/>
          <w:lang w:val="en-US"/>
        </w:rPr>
        <w:t>com.es.phoneshop</w:t>
      </w:r>
      <w:proofErr w:type="gramEnd"/>
      <w:r w:rsidRPr="00E43155">
        <w:rPr>
          <w:b/>
          <w:lang w:val="en-US"/>
        </w:rPr>
        <w:t>.controller.servlet.EditProductPageServletTest</w:t>
      </w:r>
    </w:p>
    <w:p w14:paraId="4EE333D4" w14:textId="77777777" w:rsidR="00E43155" w:rsidRPr="00E43155" w:rsidRDefault="00E43155" w:rsidP="00367F76">
      <w:pPr>
        <w:rPr>
          <w:lang w:val="en-US"/>
        </w:rPr>
      </w:pPr>
    </w:p>
    <w:p w14:paraId="2FEE634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>@</w:t>
      </w:r>
      <w:proofErr w:type="gramStart"/>
      <w:r w:rsidRPr="00E43155">
        <w:rPr>
          <w:lang w:val="en-US"/>
        </w:rPr>
        <w:t>RunWith(</w:t>
      </w:r>
      <w:proofErr w:type="gramEnd"/>
      <w:r w:rsidRPr="00E43155">
        <w:rPr>
          <w:lang w:val="en-US"/>
        </w:rPr>
        <w:t>MockitoJUnitRunner.class)</w:t>
      </w:r>
    </w:p>
    <w:p w14:paraId="76B03B32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>public class EditProductPageServletTest {</w:t>
      </w:r>
    </w:p>
    <w:p w14:paraId="450DF349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@Mock</w:t>
      </w:r>
    </w:p>
    <w:p w14:paraId="158945C3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private HttpServletRequest request;</w:t>
      </w:r>
    </w:p>
    <w:p w14:paraId="40ACA1FC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@Mock</w:t>
      </w:r>
    </w:p>
    <w:p w14:paraId="5FF32248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private HttpServletResponse response;</w:t>
      </w:r>
    </w:p>
    <w:p w14:paraId="2AA1D7DD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@Mock</w:t>
      </w:r>
    </w:p>
    <w:p w14:paraId="2D54EAA7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private RequestDispatcher requestDispatcher;</w:t>
      </w:r>
    </w:p>
    <w:p w14:paraId="26FDCCB3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@Mock</w:t>
      </w:r>
    </w:p>
    <w:p w14:paraId="13B4CD83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private final ProductService productService = DefaultProductService.getInstance();</w:t>
      </w:r>
    </w:p>
    <w:p w14:paraId="1276955A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@InjectMocks</w:t>
      </w:r>
    </w:p>
    <w:p w14:paraId="05CFFC38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private final EditProductPageServlet servlet = new </w:t>
      </w:r>
      <w:proofErr w:type="gramStart"/>
      <w:r w:rsidRPr="00E43155">
        <w:rPr>
          <w:lang w:val="en-US"/>
        </w:rPr>
        <w:t>EditProductPageServlet(</w:t>
      </w:r>
      <w:proofErr w:type="gramEnd"/>
      <w:r w:rsidRPr="00E43155">
        <w:rPr>
          <w:lang w:val="en-US"/>
        </w:rPr>
        <w:t>);</w:t>
      </w:r>
    </w:p>
    <w:p w14:paraId="0D6BC734" w14:textId="77777777" w:rsidR="00E43155" w:rsidRPr="00E43155" w:rsidRDefault="00E43155" w:rsidP="00E43155">
      <w:pPr>
        <w:rPr>
          <w:lang w:val="en-US"/>
        </w:rPr>
      </w:pPr>
    </w:p>
    <w:p w14:paraId="43DDABB0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@Before</w:t>
      </w:r>
    </w:p>
    <w:p w14:paraId="088288CF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public void </w:t>
      </w:r>
      <w:proofErr w:type="gramStart"/>
      <w:r w:rsidRPr="00E43155">
        <w:rPr>
          <w:lang w:val="en-US"/>
        </w:rPr>
        <w:t>setup(</w:t>
      </w:r>
      <w:proofErr w:type="gramEnd"/>
      <w:r w:rsidRPr="00E43155">
        <w:rPr>
          <w:lang w:val="en-US"/>
        </w:rPr>
        <w:t>) {</w:t>
      </w:r>
    </w:p>
    <w:p w14:paraId="668C5D9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request.getContextPath</w:t>
      </w:r>
      <w:proofErr w:type="gramEnd"/>
      <w:r w:rsidRPr="00E43155">
        <w:rPr>
          <w:lang w:val="en-US"/>
        </w:rPr>
        <w:t>()).thenReturn("contextPath");</w:t>
      </w:r>
    </w:p>
    <w:p w14:paraId="19FF56E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("productId")).thenReturn(new String[]{"1", "2"});</w:t>
      </w:r>
    </w:p>
    <w:p w14:paraId="7C3A60A1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("imageUrl")).thenReturn(new String[]{"1url", "2url"});</w:t>
      </w:r>
    </w:p>
    <w:p w14:paraId="62C437D6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("tag")).thenReturn(new String[]{"htc", "palm"});</w:t>
      </w:r>
    </w:p>
    <w:p w14:paraId="7747CFF8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("description")).thenReturn(new String[]{"d1", "d2"});</w:t>
      </w:r>
    </w:p>
    <w:p w14:paraId="117FC3A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("price")).thenReturn(new String[]{"1", "2"});</w:t>
      </w:r>
    </w:p>
    <w:p w14:paraId="592CE648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("stock")).thenReturn(new String[]{"1", "2"});</w:t>
      </w:r>
    </w:p>
    <w:p w14:paraId="000F4AAC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when(</w:t>
      </w:r>
      <w:proofErr w:type="gramStart"/>
      <w:r w:rsidRPr="00E43155">
        <w:rPr>
          <w:lang w:val="en-US"/>
        </w:rPr>
        <w:t>request.getRequestDispatcher</w:t>
      </w:r>
      <w:proofErr w:type="gramEnd"/>
      <w:r w:rsidRPr="00E43155">
        <w:rPr>
          <w:lang w:val="en-US"/>
        </w:rPr>
        <w:t>("WEB-INF/pages/editProduct.jsp")).thenReturn(requestDispatcher);</w:t>
      </w:r>
    </w:p>
    <w:p w14:paraId="28CA168C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}</w:t>
      </w:r>
    </w:p>
    <w:p w14:paraId="34A104AC" w14:textId="77777777" w:rsidR="00E43155" w:rsidRPr="00E43155" w:rsidRDefault="00E43155" w:rsidP="00E43155">
      <w:pPr>
        <w:rPr>
          <w:lang w:val="en-US"/>
        </w:rPr>
      </w:pPr>
    </w:p>
    <w:p w14:paraId="3FAA447E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@Test</w:t>
      </w:r>
    </w:p>
    <w:p w14:paraId="098B892C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public void </w:t>
      </w:r>
      <w:proofErr w:type="gramStart"/>
      <w:r w:rsidRPr="00E43155">
        <w:rPr>
          <w:lang w:val="en-US"/>
        </w:rPr>
        <w:t>doPostNoErrorsUpdateProducts(</w:t>
      </w:r>
      <w:proofErr w:type="gramEnd"/>
      <w:r w:rsidRPr="00E43155">
        <w:rPr>
          <w:lang w:val="en-US"/>
        </w:rPr>
        <w:t>) throws ServletException, IOException {</w:t>
      </w:r>
    </w:p>
    <w:p w14:paraId="7038C7A3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</w:t>
      </w:r>
      <w:proofErr w:type="gramStart"/>
      <w:r w:rsidRPr="00E43155">
        <w:rPr>
          <w:lang w:val="en-US"/>
        </w:rPr>
        <w:t>servlet.doPost</w:t>
      </w:r>
      <w:proofErr w:type="gramEnd"/>
      <w:r w:rsidRPr="00E43155">
        <w:rPr>
          <w:lang w:val="en-US"/>
        </w:rPr>
        <w:t>(request, response);</w:t>
      </w:r>
    </w:p>
    <w:p w14:paraId="114B4F84" w14:textId="77777777" w:rsidR="00E43155" w:rsidRPr="00E43155" w:rsidRDefault="00E43155" w:rsidP="00E43155">
      <w:pPr>
        <w:rPr>
          <w:lang w:val="en-US"/>
        </w:rPr>
      </w:pPr>
    </w:p>
    <w:p w14:paraId="0569B2F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).updateImageUrl</w:t>
      </w:r>
      <w:proofErr w:type="gramEnd"/>
      <w:r w:rsidRPr="00E43155">
        <w:rPr>
          <w:lang w:val="en-US"/>
        </w:rPr>
        <w:t>(1, "1url");</w:t>
      </w:r>
    </w:p>
    <w:p w14:paraId="59AF711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).updateTag</w:t>
      </w:r>
      <w:proofErr w:type="gramEnd"/>
      <w:r w:rsidRPr="00E43155">
        <w:rPr>
          <w:lang w:val="en-US"/>
        </w:rPr>
        <w:t>(1, "htc");</w:t>
      </w:r>
    </w:p>
    <w:p w14:paraId="5A18E587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).updateDescription</w:t>
      </w:r>
      <w:proofErr w:type="gramEnd"/>
      <w:r w:rsidRPr="00E43155">
        <w:rPr>
          <w:lang w:val="en-US"/>
        </w:rPr>
        <w:t>(1, "d1");</w:t>
      </w:r>
    </w:p>
    <w:p w14:paraId="3D2F084A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).updatePrice</w:t>
      </w:r>
      <w:proofErr w:type="gramEnd"/>
      <w:r w:rsidRPr="00E43155">
        <w:rPr>
          <w:lang w:val="en-US"/>
        </w:rPr>
        <w:t>(1, 1);</w:t>
      </w:r>
    </w:p>
    <w:p w14:paraId="30133F39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).updateStock</w:t>
      </w:r>
      <w:proofErr w:type="gramEnd"/>
      <w:r w:rsidRPr="00E43155">
        <w:rPr>
          <w:lang w:val="en-US"/>
        </w:rPr>
        <w:t>(1, 1);</w:t>
      </w:r>
    </w:p>
    <w:p w14:paraId="0532B1F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).updateImageUrl</w:t>
      </w:r>
      <w:proofErr w:type="gramEnd"/>
      <w:r w:rsidRPr="00E43155">
        <w:rPr>
          <w:lang w:val="en-US"/>
        </w:rPr>
        <w:t>(2, "2url");</w:t>
      </w:r>
    </w:p>
    <w:p w14:paraId="072D9077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).updateTag</w:t>
      </w:r>
      <w:proofErr w:type="gramEnd"/>
      <w:r w:rsidRPr="00E43155">
        <w:rPr>
          <w:lang w:val="en-US"/>
        </w:rPr>
        <w:t>(2, "palm");</w:t>
      </w:r>
    </w:p>
    <w:p w14:paraId="52B14807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).updateDescription</w:t>
      </w:r>
      <w:proofErr w:type="gramEnd"/>
      <w:r w:rsidRPr="00E43155">
        <w:rPr>
          <w:lang w:val="en-US"/>
        </w:rPr>
        <w:t>(2, "d2");</w:t>
      </w:r>
    </w:p>
    <w:p w14:paraId="2722728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).updatePrice</w:t>
      </w:r>
      <w:proofErr w:type="gramEnd"/>
      <w:r w:rsidRPr="00E43155">
        <w:rPr>
          <w:lang w:val="en-US"/>
        </w:rPr>
        <w:t>(2, 2);</w:t>
      </w:r>
    </w:p>
    <w:p w14:paraId="283F0AEC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).updateStock</w:t>
      </w:r>
      <w:proofErr w:type="gramEnd"/>
      <w:r w:rsidRPr="00E43155">
        <w:rPr>
          <w:lang w:val="en-US"/>
        </w:rPr>
        <w:t>(2, 2);</w:t>
      </w:r>
    </w:p>
    <w:p w14:paraId="1263F188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verify(response</w:t>
      </w:r>
      <w:proofErr w:type="gramStart"/>
      <w:r w:rsidRPr="00E43155">
        <w:rPr>
          <w:lang w:val="en-US"/>
        </w:rPr>
        <w:t>).sendRedirect</w:t>
      </w:r>
      <w:proofErr w:type="gramEnd"/>
      <w:r w:rsidRPr="00E43155">
        <w:rPr>
          <w:lang w:val="en-US"/>
        </w:rPr>
        <w:t>("contextPath/editProduct");</w:t>
      </w:r>
    </w:p>
    <w:p w14:paraId="6EAF2BA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}</w:t>
      </w:r>
    </w:p>
    <w:p w14:paraId="1AABDC09" w14:textId="77777777" w:rsidR="00E43155" w:rsidRPr="00E43155" w:rsidRDefault="00E43155" w:rsidP="00E43155">
      <w:pPr>
        <w:rPr>
          <w:lang w:val="en-US"/>
        </w:rPr>
      </w:pPr>
    </w:p>
    <w:p w14:paraId="75F1AD3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@Test</w:t>
      </w:r>
    </w:p>
    <w:p w14:paraId="4B87896D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public void </w:t>
      </w:r>
      <w:proofErr w:type="gramStart"/>
      <w:r w:rsidRPr="00E43155">
        <w:rPr>
          <w:lang w:val="en-US"/>
        </w:rPr>
        <w:t>doPostFirstProductHasWrongPriceWillNotBeUpdated(</w:t>
      </w:r>
      <w:proofErr w:type="gramEnd"/>
      <w:r w:rsidRPr="00E43155">
        <w:rPr>
          <w:lang w:val="en-US"/>
        </w:rPr>
        <w:t>) throws ServletException, IOException {</w:t>
      </w:r>
    </w:p>
    <w:p w14:paraId="67C4FFAA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lastRenderedPageBreak/>
        <w:t xml:space="preserve">        when(</w:t>
      </w:r>
      <w:proofErr w:type="gramStart"/>
      <w:r w:rsidRPr="00E43155">
        <w:rPr>
          <w:lang w:val="en-US"/>
        </w:rPr>
        <w:t>request.getParameterValues</w:t>
      </w:r>
      <w:proofErr w:type="gramEnd"/>
      <w:r w:rsidRPr="00E43155">
        <w:rPr>
          <w:lang w:val="en-US"/>
        </w:rPr>
        <w:t>("price")).thenReturn(new String[]{"notParsed", "2"});</w:t>
      </w:r>
    </w:p>
    <w:p w14:paraId="3F82752B" w14:textId="77777777" w:rsidR="00E43155" w:rsidRPr="00E43155" w:rsidRDefault="00E43155" w:rsidP="00E43155">
      <w:pPr>
        <w:rPr>
          <w:lang w:val="en-US"/>
        </w:rPr>
      </w:pPr>
    </w:p>
    <w:p w14:paraId="6AC9E995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</w:t>
      </w:r>
      <w:proofErr w:type="gramStart"/>
      <w:r w:rsidRPr="00E43155">
        <w:rPr>
          <w:lang w:val="en-US"/>
        </w:rPr>
        <w:t>servlet.doPost</w:t>
      </w:r>
      <w:proofErr w:type="gramEnd"/>
      <w:r w:rsidRPr="00E43155">
        <w:rPr>
          <w:lang w:val="en-US"/>
        </w:rPr>
        <w:t>(request, response);</w:t>
      </w:r>
    </w:p>
    <w:p w14:paraId="6CA203BD" w14:textId="77777777" w:rsidR="00E43155" w:rsidRPr="00E43155" w:rsidRDefault="00E43155" w:rsidP="00E43155">
      <w:pPr>
        <w:rPr>
          <w:lang w:val="en-US"/>
        </w:rPr>
      </w:pPr>
    </w:p>
    <w:p w14:paraId="00A37E8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).updateImageUrl</w:t>
      </w:r>
      <w:proofErr w:type="gramEnd"/>
      <w:r w:rsidRPr="00E43155">
        <w:rPr>
          <w:lang w:val="en-US"/>
        </w:rPr>
        <w:t>(1, "1url");</w:t>
      </w:r>
    </w:p>
    <w:p w14:paraId="293AF899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).updateTag</w:t>
      </w:r>
      <w:proofErr w:type="gramEnd"/>
      <w:r w:rsidRPr="00E43155">
        <w:rPr>
          <w:lang w:val="en-US"/>
        </w:rPr>
        <w:t>(1, "htc");</w:t>
      </w:r>
    </w:p>
    <w:p w14:paraId="04F6B2F7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).updateDescription</w:t>
      </w:r>
      <w:proofErr w:type="gramEnd"/>
      <w:r w:rsidRPr="00E43155">
        <w:rPr>
          <w:lang w:val="en-US"/>
        </w:rPr>
        <w:t>(1, "d1");</w:t>
      </w:r>
    </w:p>
    <w:p w14:paraId="082FDB72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</w:t>
      </w:r>
      <w:proofErr w:type="gramStart"/>
      <w:r w:rsidRPr="00E43155">
        <w:rPr>
          <w:lang w:val="en-US"/>
        </w:rPr>
        <w:t>verify(</w:t>
      </w:r>
      <w:proofErr w:type="gramEnd"/>
      <w:r w:rsidRPr="00E43155">
        <w:rPr>
          <w:lang w:val="en-US"/>
        </w:rPr>
        <w:t>productService, never()).updatePrice(eq(1), anyDouble());</w:t>
      </w:r>
    </w:p>
    <w:p w14:paraId="3336FBF0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).updateStock</w:t>
      </w:r>
      <w:proofErr w:type="gramEnd"/>
      <w:r w:rsidRPr="00E43155">
        <w:rPr>
          <w:lang w:val="en-US"/>
        </w:rPr>
        <w:t>(1, 1);</w:t>
      </w:r>
    </w:p>
    <w:p w14:paraId="2A3867F4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).updateImageUrl</w:t>
      </w:r>
      <w:proofErr w:type="gramEnd"/>
      <w:r w:rsidRPr="00E43155">
        <w:rPr>
          <w:lang w:val="en-US"/>
        </w:rPr>
        <w:t>(2, "2url");</w:t>
      </w:r>
    </w:p>
    <w:p w14:paraId="33C4B99E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).updateTag</w:t>
      </w:r>
      <w:proofErr w:type="gramEnd"/>
      <w:r w:rsidRPr="00E43155">
        <w:rPr>
          <w:lang w:val="en-US"/>
        </w:rPr>
        <w:t>(2, "palm");</w:t>
      </w:r>
    </w:p>
    <w:p w14:paraId="7CA975C2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).updateDescription</w:t>
      </w:r>
      <w:proofErr w:type="gramEnd"/>
      <w:r w:rsidRPr="00E43155">
        <w:rPr>
          <w:lang w:val="en-US"/>
        </w:rPr>
        <w:t>(2, "d2");</w:t>
      </w:r>
    </w:p>
    <w:p w14:paraId="1A9956E2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).updatePrice</w:t>
      </w:r>
      <w:proofErr w:type="gramEnd"/>
      <w:r w:rsidRPr="00E43155">
        <w:rPr>
          <w:lang w:val="en-US"/>
        </w:rPr>
        <w:t>(2, 2);</w:t>
      </w:r>
    </w:p>
    <w:p w14:paraId="01046043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verify(productService</w:t>
      </w:r>
      <w:proofErr w:type="gramStart"/>
      <w:r w:rsidRPr="00E43155">
        <w:rPr>
          <w:lang w:val="en-US"/>
        </w:rPr>
        <w:t>).updateStock</w:t>
      </w:r>
      <w:proofErr w:type="gramEnd"/>
      <w:r w:rsidRPr="00E43155">
        <w:rPr>
          <w:lang w:val="en-US"/>
        </w:rPr>
        <w:t>(2, 2);</w:t>
      </w:r>
    </w:p>
    <w:p w14:paraId="2558247B" w14:textId="77777777" w:rsidR="00E43155" w:rsidRPr="00E43155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    verify(requestDispatcher).</w:t>
      </w:r>
      <w:proofErr w:type="gramStart"/>
      <w:r w:rsidRPr="00E43155">
        <w:rPr>
          <w:lang w:val="en-US"/>
        </w:rPr>
        <w:t>forward(</w:t>
      </w:r>
      <w:proofErr w:type="gramEnd"/>
      <w:r w:rsidRPr="00E43155">
        <w:rPr>
          <w:lang w:val="en-US"/>
        </w:rPr>
        <w:t>request, response);</w:t>
      </w:r>
    </w:p>
    <w:p w14:paraId="3A3673F0" w14:textId="77777777" w:rsidR="00E43155" w:rsidRPr="00B6555E" w:rsidRDefault="00E43155" w:rsidP="00E43155">
      <w:pPr>
        <w:rPr>
          <w:lang w:val="en-US"/>
        </w:rPr>
      </w:pPr>
      <w:r w:rsidRPr="00E43155">
        <w:rPr>
          <w:lang w:val="en-US"/>
        </w:rPr>
        <w:t xml:space="preserve">    </w:t>
      </w:r>
      <w:r w:rsidRPr="00B6555E">
        <w:rPr>
          <w:lang w:val="en-US"/>
        </w:rPr>
        <w:t>}</w:t>
      </w:r>
    </w:p>
    <w:p w14:paraId="46AE40AA" w14:textId="77777777" w:rsidR="00E43155" w:rsidRPr="00B6555E" w:rsidRDefault="00E43155" w:rsidP="00E43155">
      <w:pPr>
        <w:rPr>
          <w:lang w:val="en-US"/>
        </w:rPr>
      </w:pPr>
      <w:r w:rsidRPr="00B6555E">
        <w:rPr>
          <w:lang w:val="en-US"/>
        </w:rPr>
        <w:t>}</w:t>
      </w:r>
    </w:p>
    <w:p w14:paraId="1EEB5C65" w14:textId="77777777" w:rsidR="00FB7C14" w:rsidRPr="00B6555E" w:rsidRDefault="00FB7C14" w:rsidP="00E43155">
      <w:pPr>
        <w:rPr>
          <w:lang w:val="en-US"/>
        </w:rPr>
      </w:pPr>
    </w:p>
    <w:p w14:paraId="42F6FB06" w14:textId="77777777" w:rsidR="00FB7C14" w:rsidRPr="00FB7C14" w:rsidRDefault="00FB7C14" w:rsidP="00FB7C14">
      <w:pPr>
        <w:rPr>
          <w:b/>
          <w:lang w:val="en-US"/>
        </w:rPr>
      </w:pPr>
      <w:proofErr w:type="gramStart"/>
      <w:r w:rsidRPr="00FB7C14">
        <w:rPr>
          <w:b/>
          <w:lang w:val="en-US"/>
        </w:rPr>
        <w:t>com.es.phoneshop</w:t>
      </w:r>
      <w:proofErr w:type="gramEnd"/>
      <w:r w:rsidRPr="00FB7C14">
        <w:rPr>
          <w:b/>
          <w:lang w:val="en-US"/>
        </w:rPr>
        <w:t>.integration.EditProductIntegrationTest</w:t>
      </w:r>
    </w:p>
    <w:p w14:paraId="27EFE50A" w14:textId="77777777" w:rsidR="00FB7C14" w:rsidRPr="00FB7C14" w:rsidRDefault="00FB7C14" w:rsidP="00E43155">
      <w:pPr>
        <w:rPr>
          <w:lang w:val="en-US"/>
        </w:rPr>
      </w:pPr>
    </w:p>
    <w:p w14:paraId="43CE5B1F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>@</w:t>
      </w:r>
      <w:proofErr w:type="gramStart"/>
      <w:r w:rsidRPr="00FB7C14">
        <w:rPr>
          <w:lang w:val="en-US"/>
        </w:rPr>
        <w:t>RunWith(</w:t>
      </w:r>
      <w:proofErr w:type="gramEnd"/>
      <w:r w:rsidRPr="00FB7C14">
        <w:rPr>
          <w:lang w:val="en-US"/>
        </w:rPr>
        <w:t>MockitoJUnitRunner.class)</w:t>
      </w:r>
    </w:p>
    <w:p w14:paraId="7137647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>public class EditProductIntegrationTest {</w:t>
      </w:r>
    </w:p>
    <w:p w14:paraId="32F4D55E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@Mock</w:t>
      </w:r>
    </w:p>
    <w:p w14:paraId="23621ADD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HttpServletRequest request;</w:t>
      </w:r>
    </w:p>
    <w:p w14:paraId="714ED170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@Mock</w:t>
      </w:r>
    </w:p>
    <w:p w14:paraId="4F3B8B2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HttpServletResponse response;</w:t>
      </w:r>
    </w:p>
    <w:p w14:paraId="7DF1D84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@Mock</w:t>
      </w:r>
    </w:p>
    <w:p w14:paraId="518F947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RequestDispatcher requestDispatcher;</w:t>
      </w:r>
    </w:p>
    <w:p w14:paraId="1E359C9D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final EditProductPageServlet servlet = new </w:t>
      </w:r>
      <w:proofErr w:type="gramStart"/>
      <w:r w:rsidRPr="00FB7C14">
        <w:rPr>
          <w:lang w:val="en-US"/>
        </w:rPr>
        <w:t>EditProductPageServlet(</w:t>
      </w:r>
      <w:proofErr w:type="gramEnd"/>
      <w:r w:rsidRPr="00FB7C14">
        <w:rPr>
          <w:lang w:val="en-US"/>
        </w:rPr>
        <w:t>);</w:t>
      </w:r>
    </w:p>
    <w:p w14:paraId="5F53CF73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ProductDao productDao = ArrayListProductDao.getInstance();</w:t>
      </w:r>
    </w:p>
    <w:p w14:paraId="1278FF0E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Currency usd = Currency.getInstance("USD");</w:t>
      </w:r>
    </w:p>
    <w:p w14:paraId="09F6173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List&lt;Product&gt; products;</w:t>
      </w:r>
    </w:p>
    <w:p w14:paraId="44D1216F" w14:textId="77777777" w:rsidR="00FB7C14" w:rsidRPr="00FB7C14" w:rsidRDefault="00FB7C14" w:rsidP="00FB7C14">
      <w:pPr>
        <w:rPr>
          <w:lang w:val="en-US"/>
        </w:rPr>
      </w:pPr>
    </w:p>
    <w:p w14:paraId="7562895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private List&lt;Product&gt; </w:t>
      </w:r>
      <w:proofErr w:type="gramStart"/>
      <w:r w:rsidRPr="00FB7C14">
        <w:rPr>
          <w:lang w:val="en-US"/>
        </w:rPr>
        <w:t>getSampleProducts(</w:t>
      </w:r>
      <w:proofErr w:type="gramEnd"/>
      <w:r w:rsidRPr="00FB7C14">
        <w:rPr>
          <w:lang w:val="en-US"/>
        </w:rPr>
        <w:t>) {</w:t>
      </w:r>
    </w:p>
    <w:p w14:paraId="07F00025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List&lt;Product&gt; productList = List.of(</w:t>
      </w:r>
    </w:p>
    <w:p w14:paraId="2A7A1F8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S", new BigDecimal(100), usd, 100, "a"),</w:t>
      </w:r>
    </w:p>
    <w:p w14:paraId="04AD1EF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 II", new BigDecimal(200), usd, 0, "a"),</w:t>
      </w:r>
    </w:p>
    <w:p w14:paraId="16D3ABDF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 III", new BigDecimal(300), usd, 5, "a"),</w:t>
      </w:r>
    </w:p>
    <w:p w14:paraId="7EDEA22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"Apple", "Apple iPhone", new BigDecimal(200), usd, 10, "a"));</w:t>
      </w:r>
    </w:p>
    <w:p w14:paraId="56AEE6CE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for (int i = 0; i &lt; productList.size(); i++) {</w:t>
      </w:r>
    </w:p>
    <w:p w14:paraId="019336E5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productList.get(i</w:t>
      </w:r>
      <w:proofErr w:type="gramStart"/>
      <w:r w:rsidRPr="00FB7C14">
        <w:rPr>
          <w:lang w:val="en-US"/>
        </w:rPr>
        <w:t>).setId</w:t>
      </w:r>
      <w:proofErr w:type="gramEnd"/>
      <w:r w:rsidRPr="00FB7C14">
        <w:rPr>
          <w:lang w:val="en-US"/>
        </w:rPr>
        <w:t>((long) i + 1);</w:t>
      </w:r>
    </w:p>
    <w:p w14:paraId="3628C5C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}</w:t>
      </w:r>
    </w:p>
    <w:p w14:paraId="6A5289A6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return productList;</w:t>
      </w:r>
    </w:p>
    <w:p w14:paraId="5C0D492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3517F98F" w14:textId="77777777" w:rsidR="00FB7C14" w:rsidRPr="00FB7C14" w:rsidRDefault="00FB7C14" w:rsidP="00FB7C14">
      <w:pPr>
        <w:rPr>
          <w:lang w:val="en-US"/>
        </w:rPr>
      </w:pPr>
    </w:p>
    <w:p w14:paraId="284C6F2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@Before</w:t>
      </w:r>
    </w:p>
    <w:p w14:paraId="4742ACA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public void </w:t>
      </w:r>
      <w:proofErr w:type="gramStart"/>
      <w:r w:rsidRPr="00FB7C14">
        <w:rPr>
          <w:lang w:val="en-US"/>
        </w:rPr>
        <w:t>setup(</w:t>
      </w:r>
      <w:proofErr w:type="gramEnd"/>
      <w:r w:rsidRPr="00FB7C14">
        <w:rPr>
          <w:lang w:val="en-US"/>
        </w:rPr>
        <w:t>) {</w:t>
      </w:r>
    </w:p>
    <w:p w14:paraId="1E2E53F6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products = </w:t>
      </w:r>
      <w:proofErr w:type="gramStart"/>
      <w:r w:rsidRPr="00FB7C14">
        <w:rPr>
          <w:lang w:val="en-US"/>
        </w:rPr>
        <w:t>getSampleProducts(</w:t>
      </w:r>
      <w:proofErr w:type="gramEnd"/>
      <w:r w:rsidRPr="00FB7C14">
        <w:rPr>
          <w:lang w:val="en-US"/>
        </w:rPr>
        <w:t>);</w:t>
      </w:r>
    </w:p>
    <w:p w14:paraId="2BF3641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productDao.setItems(products);</w:t>
      </w:r>
    </w:p>
    <w:p w14:paraId="14AB884D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request.getContextPath</w:t>
      </w:r>
      <w:proofErr w:type="gramEnd"/>
      <w:r w:rsidRPr="00FB7C14">
        <w:rPr>
          <w:lang w:val="en-US"/>
        </w:rPr>
        <w:t>()).thenReturn("contextPath");</w:t>
      </w:r>
    </w:p>
    <w:p w14:paraId="053D7A10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("productId")).thenReturn(new String[]{"1", "2"});</w:t>
      </w:r>
    </w:p>
    <w:p w14:paraId="5A56B15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("imageUrl")).thenReturn(new String[]{"1url", "2url"});</w:t>
      </w:r>
    </w:p>
    <w:p w14:paraId="03CA23E3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lastRenderedPageBreak/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("tag")).thenReturn(new String[]{"htc", "palm"});</w:t>
      </w:r>
    </w:p>
    <w:p w14:paraId="085EB2CD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("description")).thenReturn(new String[]{"d1", "d2"});</w:t>
      </w:r>
    </w:p>
    <w:p w14:paraId="341BE5E6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("price")).thenReturn(new String[]{"1", "2"});</w:t>
      </w:r>
    </w:p>
    <w:p w14:paraId="58F0CE7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("stock")).thenReturn(new String[]{"1", "2"});</w:t>
      </w:r>
    </w:p>
    <w:p w14:paraId="3D2BD61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request.getRequestDispatcher</w:t>
      </w:r>
      <w:proofErr w:type="gramEnd"/>
      <w:r w:rsidRPr="00FB7C14">
        <w:rPr>
          <w:lang w:val="en-US"/>
        </w:rPr>
        <w:t>("WEB-INF/pages/editProduct.jsp")).thenReturn(requestDispatcher);</w:t>
      </w:r>
    </w:p>
    <w:p w14:paraId="547F7C0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34223B45" w14:textId="77777777" w:rsidR="00FB7C14" w:rsidRPr="00FB7C14" w:rsidRDefault="00FB7C14" w:rsidP="00FB7C14">
      <w:pPr>
        <w:rPr>
          <w:lang w:val="en-US"/>
        </w:rPr>
      </w:pPr>
    </w:p>
    <w:p w14:paraId="36D102AB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@Test</w:t>
      </w:r>
    </w:p>
    <w:p w14:paraId="0773D260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public void </w:t>
      </w:r>
      <w:proofErr w:type="gramStart"/>
      <w:r w:rsidRPr="00FB7C14">
        <w:rPr>
          <w:lang w:val="en-US"/>
        </w:rPr>
        <w:t>doGetFindAllProducts(</w:t>
      </w:r>
      <w:proofErr w:type="gramEnd"/>
      <w:r w:rsidRPr="00FB7C14">
        <w:rPr>
          <w:lang w:val="en-US"/>
        </w:rPr>
        <w:t>) throws ServletException, IOException {</w:t>
      </w:r>
    </w:p>
    <w:p w14:paraId="27077FB3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servlet.doGet</w:t>
      </w:r>
      <w:proofErr w:type="gramEnd"/>
      <w:r w:rsidRPr="00FB7C14">
        <w:rPr>
          <w:lang w:val="en-US"/>
        </w:rPr>
        <w:t>(request, response);</w:t>
      </w:r>
    </w:p>
    <w:p w14:paraId="539CD7A1" w14:textId="77777777" w:rsidR="00FB7C14" w:rsidRPr="00FB7C14" w:rsidRDefault="00FB7C14" w:rsidP="00FB7C14">
      <w:pPr>
        <w:rPr>
          <w:lang w:val="en-US"/>
        </w:rPr>
      </w:pPr>
    </w:p>
    <w:p w14:paraId="19175A9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verify(request</w:t>
      </w:r>
      <w:proofErr w:type="gramStart"/>
      <w:r w:rsidRPr="00FB7C14">
        <w:rPr>
          <w:lang w:val="en-US"/>
        </w:rPr>
        <w:t>).setAttribute</w:t>
      </w:r>
      <w:proofErr w:type="gramEnd"/>
      <w:r w:rsidRPr="00FB7C14">
        <w:rPr>
          <w:lang w:val="en-US"/>
        </w:rPr>
        <w:t>("products", getSampleProducts());</w:t>
      </w:r>
    </w:p>
    <w:p w14:paraId="5930F18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6A9A2604" w14:textId="77777777" w:rsidR="00FB7C14" w:rsidRPr="00FB7C14" w:rsidRDefault="00FB7C14" w:rsidP="00FB7C14">
      <w:pPr>
        <w:rPr>
          <w:lang w:val="en-US"/>
        </w:rPr>
      </w:pPr>
    </w:p>
    <w:p w14:paraId="6D41D79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@Test</w:t>
      </w:r>
    </w:p>
    <w:p w14:paraId="23026733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public void </w:t>
      </w:r>
      <w:proofErr w:type="gramStart"/>
      <w:r w:rsidRPr="00FB7C14">
        <w:rPr>
          <w:lang w:val="en-US"/>
        </w:rPr>
        <w:t>doGetFindProductsByParameters(</w:t>
      </w:r>
      <w:proofErr w:type="gramEnd"/>
      <w:r w:rsidRPr="00FB7C14">
        <w:rPr>
          <w:lang w:val="en-US"/>
        </w:rPr>
        <w:t>) throws ServletException, IOException {</w:t>
      </w:r>
    </w:p>
    <w:p w14:paraId="271A777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</w:t>
      </w:r>
      <w:proofErr w:type="gramEnd"/>
      <w:r w:rsidRPr="00FB7C14">
        <w:rPr>
          <w:lang w:val="en-US"/>
        </w:rPr>
        <w:t>("searchTag")).thenReturn("Samsung");</w:t>
      </w:r>
    </w:p>
    <w:p w14:paraId="226381D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</w:t>
      </w:r>
      <w:proofErr w:type="gramEnd"/>
      <w:r w:rsidRPr="00FB7C14">
        <w:rPr>
          <w:lang w:val="en-US"/>
        </w:rPr>
        <w:t>("minPrice")).thenReturn("70");</w:t>
      </w:r>
    </w:p>
    <w:p w14:paraId="03B631E5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</w:t>
      </w:r>
      <w:proofErr w:type="gramEnd"/>
      <w:r w:rsidRPr="00FB7C14">
        <w:rPr>
          <w:lang w:val="en-US"/>
        </w:rPr>
        <w:t>("maxPrice")).thenReturn("200");</w:t>
      </w:r>
    </w:p>
    <w:p w14:paraId="1CA4732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</w:t>
      </w:r>
      <w:proofErr w:type="gramEnd"/>
      <w:r w:rsidRPr="00FB7C14">
        <w:rPr>
          <w:lang w:val="en-US"/>
        </w:rPr>
        <w:t>("searchStock")).thenReturn("80");</w:t>
      </w:r>
    </w:p>
    <w:p w14:paraId="36578B7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Product soughtProduct =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S", new BigDecimal(100),</w:t>
      </w:r>
    </w:p>
    <w:p w14:paraId="1F578C6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usd, 100, "a");</w:t>
      </w:r>
    </w:p>
    <w:p w14:paraId="12DC336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soughtProduct.setId(1l);</w:t>
      </w:r>
    </w:p>
    <w:p w14:paraId="3DD220FA" w14:textId="77777777" w:rsidR="00FB7C14" w:rsidRPr="00FB7C14" w:rsidRDefault="00FB7C14" w:rsidP="00FB7C14">
      <w:pPr>
        <w:rPr>
          <w:lang w:val="en-US"/>
        </w:rPr>
      </w:pPr>
    </w:p>
    <w:p w14:paraId="7E974B8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servlet.doGet</w:t>
      </w:r>
      <w:proofErr w:type="gramEnd"/>
      <w:r w:rsidRPr="00FB7C14">
        <w:rPr>
          <w:lang w:val="en-US"/>
        </w:rPr>
        <w:t>(request, response);</w:t>
      </w:r>
    </w:p>
    <w:p w14:paraId="7B186A81" w14:textId="77777777" w:rsidR="00FB7C14" w:rsidRPr="00FB7C14" w:rsidRDefault="00FB7C14" w:rsidP="00FB7C14">
      <w:pPr>
        <w:rPr>
          <w:lang w:val="en-US"/>
        </w:rPr>
      </w:pPr>
    </w:p>
    <w:p w14:paraId="5027CA4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verify(request</w:t>
      </w:r>
      <w:proofErr w:type="gramStart"/>
      <w:r w:rsidRPr="00FB7C14">
        <w:rPr>
          <w:lang w:val="en-US"/>
        </w:rPr>
        <w:t>).setAttribute</w:t>
      </w:r>
      <w:proofErr w:type="gramEnd"/>
      <w:r w:rsidRPr="00FB7C14">
        <w:rPr>
          <w:lang w:val="en-US"/>
        </w:rPr>
        <w:t>("products", List.of(soughtProduct));</w:t>
      </w:r>
    </w:p>
    <w:p w14:paraId="034E75C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4F24943C" w14:textId="77777777" w:rsidR="00FB7C14" w:rsidRPr="00FB7C14" w:rsidRDefault="00FB7C14" w:rsidP="00FB7C14">
      <w:pPr>
        <w:rPr>
          <w:lang w:val="en-US"/>
        </w:rPr>
      </w:pPr>
    </w:p>
    <w:p w14:paraId="1C2C7D1F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@Test</w:t>
      </w:r>
    </w:p>
    <w:p w14:paraId="3B2E7E4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public void </w:t>
      </w:r>
      <w:proofErr w:type="gramStart"/>
      <w:r w:rsidRPr="00FB7C14">
        <w:rPr>
          <w:lang w:val="en-US"/>
        </w:rPr>
        <w:t>doPostNoErrorsUpdateProducts(</w:t>
      </w:r>
      <w:proofErr w:type="gramEnd"/>
      <w:r w:rsidRPr="00FB7C14">
        <w:rPr>
          <w:lang w:val="en-US"/>
        </w:rPr>
        <w:t>) throws ServletException, IOException {</w:t>
      </w:r>
    </w:p>
    <w:p w14:paraId="682FED46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List&lt;Product&gt; actual = products;</w:t>
      </w:r>
    </w:p>
    <w:p w14:paraId="18008D4B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List&lt;Product&gt; expected = List.of(</w:t>
      </w:r>
    </w:p>
    <w:p w14:paraId="2997BB3D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"htc", "d1", BigDecimal.valueOf(1d), usd, 1, "1url"),</w:t>
      </w:r>
    </w:p>
    <w:p w14:paraId="6F3689CE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"palm", "d2", BigDecimal.valueOf(2d), usd, 2, "2url"),</w:t>
      </w:r>
    </w:p>
    <w:p w14:paraId="6D7ED99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 III", new BigDecimal(300), usd, 5, "a"),</w:t>
      </w:r>
    </w:p>
    <w:p w14:paraId="60CE758B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"Apple", "Apple iPhone", new BigDecimal(200), usd, 10, "a"));</w:t>
      </w:r>
    </w:p>
    <w:p w14:paraId="3B032C4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for (int i = 0; i &lt; </w:t>
      </w:r>
      <w:proofErr w:type="gramStart"/>
      <w:r w:rsidRPr="00FB7C14">
        <w:rPr>
          <w:lang w:val="en-US"/>
        </w:rPr>
        <w:t>expected.size</w:t>
      </w:r>
      <w:proofErr w:type="gramEnd"/>
      <w:r w:rsidRPr="00FB7C14">
        <w:rPr>
          <w:lang w:val="en-US"/>
        </w:rPr>
        <w:t>(); i++) {</w:t>
      </w:r>
    </w:p>
    <w:p w14:paraId="33BF79A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expected.get(i</w:t>
      </w:r>
      <w:proofErr w:type="gramStart"/>
      <w:r w:rsidRPr="00FB7C14">
        <w:rPr>
          <w:lang w:val="en-US"/>
        </w:rPr>
        <w:t>).setId</w:t>
      </w:r>
      <w:proofErr w:type="gramEnd"/>
      <w:r w:rsidRPr="00FB7C14">
        <w:rPr>
          <w:lang w:val="en-US"/>
        </w:rPr>
        <w:t>((long) i + 1);</w:t>
      </w:r>
    </w:p>
    <w:p w14:paraId="65A1F23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}</w:t>
      </w:r>
    </w:p>
    <w:p w14:paraId="6AD9664E" w14:textId="77777777" w:rsidR="00FB7C14" w:rsidRPr="00FB7C14" w:rsidRDefault="00FB7C14" w:rsidP="00FB7C14">
      <w:pPr>
        <w:rPr>
          <w:lang w:val="en-US"/>
        </w:rPr>
      </w:pPr>
    </w:p>
    <w:p w14:paraId="4B3D7959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servlet.doPost</w:t>
      </w:r>
      <w:proofErr w:type="gramEnd"/>
      <w:r w:rsidRPr="00FB7C14">
        <w:rPr>
          <w:lang w:val="en-US"/>
        </w:rPr>
        <w:t>(request, response);</w:t>
      </w:r>
    </w:p>
    <w:p w14:paraId="6BF7610E" w14:textId="77777777" w:rsidR="00FB7C14" w:rsidRPr="00FB7C14" w:rsidRDefault="00FB7C14" w:rsidP="00FB7C14">
      <w:pPr>
        <w:rPr>
          <w:lang w:val="en-US"/>
        </w:rPr>
      </w:pPr>
    </w:p>
    <w:p w14:paraId="7936D8A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assertEquals(</w:t>
      </w:r>
      <w:proofErr w:type="gramEnd"/>
      <w:r w:rsidRPr="00FB7C14">
        <w:rPr>
          <w:lang w:val="en-US"/>
        </w:rPr>
        <w:t>expected, actual);</w:t>
      </w:r>
    </w:p>
    <w:p w14:paraId="494AB1A7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25DC539F" w14:textId="77777777" w:rsidR="00FB7C14" w:rsidRPr="00FB7C14" w:rsidRDefault="00FB7C14" w:rsidP="00FB7C14">
      <w:pPr>
        <w:rPr>
          <w:lang w:val="en-US"/>
        </w:rPr>
      </w:pPr>
    </w:p>
    <w:p w14:paraId="7A47678F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@Test</w:t>
      </w:r>
    </w:p>
    <w:p w14:paraId="01078A4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public void </w:t>
      </w:r>
      <w:proofErr w:type="gramStart"/>
      <w:r w:rsidRPr="00FB7C14">
        <w:rPr>
          <w:lang w:val="en-US"/>
        </w:rPr>
        <w:t>doPostFirstProductHasWrongPriceWillNotBeUpdated(</w:t>
      </w:r>
      <w:proofErr w:type="gramEnd"/>
      <w:r w:rsidRPr="00FB7C14">
        <w:rPr>
          <w:lang w:val="en-US"/>
        </w:rPr>
        <w:t>) throws ServletException, IOException {</w:t>
      </w:r>
    </w:p>
    <w:p w14:paraId="39BA9A10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when(</w:t>
      </w:r>
      <w:proofErr w:type="gramStart"/>
      <w:r w:rsidRPr="00FB7C14">
        <w:rPr>
          <w:lang w:val="en-US"/>
        </w:rPr>
        <w:t>request.getParameterValues</w:t>
      </w:r>
      <w:proofErr w:type="gramEnd"/>
      <w:r w:rsidRPr="00FB7C14">
        <w:rPr>
          <w:lang w:val="en-US"/>
        </w:rPr>
        <w:t>("price")).thenReturn(new String[]{"notParsed", "2"});</w:t>
      </w:r>
    </w:p>
    <w:p w14:paraId="72860EDA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lastRenderedPageBreak/>
        <w:t xml:space="preserve">        List&lt;Product&gt; actual = products;</w:t>
      </w:r>
    </w:p>
    <w:p w14:paraId="763968EC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List&lt;Product&gt; expected = List.of(</w:t>
      </w:r>
    </w:p>
    <w:p w14:paraId="12B3D01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"htc", "d1", BigDecimal.valueOf(100), usd, 1, "1url"),</w:t>
      </w:r>
    </w:p>
    <w:p w14:paraId="724FF93B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"palm", "d2", BigDecimal.valueOf(2d), usd, 2, "2url"),</w:t>
      </w:r>
    </w:p>
    <w:p w14:paraId="61D43724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"Samsung", "Samsung Galaxy S III", new BigDecimal(300), usd, 5, "a"),</w:t>
      </w:r>
    </w:p>
    <w:p w14:paraId="2A663AF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    new </w:t>
      </w:r>
      <w:proofErr w:type="gramStart"/>
      <w:r w:rsidRPr="00FB7C14">
        <w:rPr>
          <w:lang w:val="en-US"/>
        </w:rPr>
        <w:t>Product(</w:t>
      </w:r>
      <w:proofErr w:type="gramEnd"/>
      <w:r w:rsidRPr="00FB7C14">
        <w:rPr>
          <w:lang w:val="en-US"/>
        </w:rPr>
        <w:t>"Apple", "Apple iPhone", new BigDecimal(200), usd, 10, "a"));</w:t>
      </w:r>
    </w:p>
    <w:p w14:paraId="3BC539A5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for (int i = 0; i &lt; </w:t>
      </w:r>
      <w:proofErr w:type="gramStart"/>
      <w:r w:rsidRPr="00FB7C14">
        <w:rPr>
          <w:lang w:val="en-US"/>
        </w:rPr>
        <w:t>expected.size</w:t>
      </w:r>
      <w:proofErr w:type="gramEnd"/>
      <w:r w:rsidRPr="00FB7C14">
        <w:rPr>
          <w:lang w:val="en-US"/>
        </w:rPr>
        <w:t>(); i++) {</w:t>
      </w:r>
    </w:p>
    <w:p w14:paraId="678E17A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    expected.get(i</w:t>
      </w:r>
      <w:proofErr w:type="gramStart"/>
      <w:r w:rsidRPr="00FB7C14">
        <w:rPr>
          <w:lang w:val="en-US"/>
        </w:rPr>
        <w:t>).setId</w:t>
      </w:r>
      <w:proofErr w:type="gramEnd"/>
      <w:r w:rsidRPr="00FB7C14">
        <w:rPr>
          <w:lang w:val="en-US"/>
        </w:rPr>
        <w:t>((long) i + 1);</w:t>
      </w:r>
    </w:p>
    <w:p w14:paraId="58928608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}</w:t>
      </w:r>
    </w:p>
    <w:p w14:paraId="63E83F18" w14:textId="77777777" w:rsidR="00FB7C14" w:rsidRPr="00FB7C14" w:rsidRDefault="00FB7C14" w:rsidP="00FB7C14">
      <w:pPr>
        <w:rPr>
          <w:lang w:val="en-US"/>
        </w:rPr>
      </w:pPr>
    </w:p>
    <w:p w14:paraId="23B89165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servlet.doPost</w:t>
      </w:r>
      <w:proofErr w:type="gramEnd"/>
      <w:r w:rsidRPr="00FB7C14">
        <w:rPr>
          <w:lang w:val="en-US"/>
        </w:rPr>
        <w:t>(request, response);</w:t>
      </w:r>
    </w:p>
    <w:p w14:paraId="6FBAD364" w14:textId="77777777" w:rsidR="00FB7C14" w:rsidRPr="00FB7C14" w:rsidRDefault="00FB7C14" w:rsidP="00FB7C14">
      <w:pPr>
        <w:rPr>
          <w:lang w:val="en-US"/>
        </w:rPr>
      </w:pPr>
    </w:p>
    <w:p w14:paraId="4E0EE912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    </w:t>
      </w:r>
      <w:proofErr w:type="gramStart"/>
      <w:r w:rsidRPr="00FB7C14">
        <w:rPr>
          <w:lang w:val="en-US"/>
        </w:rPr>
        <w:t>assertEquals(</w:t>
      </w:r>
      <w:proofErr w:type="gramEnd"/>
      <w:r w:rsidRPr="00FB7C14">
        <w:rPr>
          <w:lang w:val="en-US"/>
        </w:rPr>
        <w:t>expected, actual);</w:t>
      </w:r>
    </w:p>
    <w:p w14:paraId="69C2C073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 xml:space="preserve">    }</w:t>
      </w:r>
    </w:p>
    <w:p w14:paraId="7AE58401" w14:textId="77777777" w:rsidR="00FB7C14" w:rsidRPr="00FB7C14" w:rsidRDefault="00FB7C14" w:rsidP="00FB7C14">
      <w:pPr>
        <w:rPr>
          <w:lang w:val="en-US"/>
        </w:rPr>
      </w:pPr>
      <w:r w:rsidRPr="00FB7C14">
        <w:rPr>
          <w:lang w:val="en-US"/>
        </w:rPr>
        <w:t>}</w:t>
      </w:r>
    </w:p>
    <w:sectPr w:rsidR="00FB7C14" w:rsidRPr="00FB7C14" w:rsidSect="00851E46">
      <w:headerReference w:type="even" r:id="rId48"/>
      <w:headerReference w:type="default" r:id="rId49"/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E8223E" w14:textId="77777777" w:rsidR="0050184F" w:rsidRDefault="0050184F">
      <w:r>
        <w:separator/>
      </w:r>
    </w:p>
  </w:endnote>
  <w:endnote w:type="continuationSeparator" w:id="0">
    <w:p w14:paraId="6073E5A9" w14:textId="77777777" w:rsidR="0050184F" w:rsidRDefault="00501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458DAA" w14:textId="77777777" w:rsidR="0050184F" w:rsidRDefault="0050184F">
      <w:r>
        <w:separator/>
      </w:r>
    </w:p>
  </w:footnote>
  <w:footnote w:type="continuationSeparator" w:id="0">
    <w:p w14:paraId="3DBA1CDD" w14:textId="77777777" w:rsidR="0050184F" w:rsidRDefault="005018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928121" w14:textId="77777777" w:rsidR="0040127E" w:rsidRDefault="0040127E" w:rsidP="00A048A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7DA92C" w14:textId="77777777" w:rsidR="0040127E" w:rsidRDefault="0040127E" w:rsidP="001621D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74E96" w14:textId="77777777" w:rsidR="0040127E" w:rsidRDefault="0040127E" w:rsidP="00A048A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4</w:t>
    </w:r>
    <w:r>
      <w:rPr>
        <w:rStyle w:val="PageNumber"/>
      </w:rPr>
      <w:fldChar w:fldCharType="end"/>
    </w:r>
  </w:p>
  <w:p w14:paraId="2A7A9836" w14:textId="77777777" w:rsidR="0040127E" w:rsidRDefault="0040127E" w:rsidP="001621DA">
    <w:pPr>
      <w:pStyle w:val="Header"/>
      <w:ind w:right="3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13D853" w14:textId="77777777" w:rsidR="0040127E" w:rsidRPr="005E6BB2" w:rsidRDefault="0040127E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A96DDB" w14:textId="77777777" w:rsidR="0040127E" w:rsidRDefault="0040127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7</w:t>
    </w:r>
    <w:r>
      <w:rPr>
        <w:rStyle w:val="PageNumber"/>
      </w:rPr>
      <w:fldChar w:fldCharType="end"/>
    </w:r>
  </w:p>
  <w:p w14:paraId="47CE7A2C" w14:textId="77777777" w:rsidR="0040127E" w:rsidRDefault="0040127E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DD4C48" w14:textId="3E2A353C" w:rsidR="0040127E" w:rsidRDefault="0040127E">
    <w:pPr>
      <w:pStyle w:val="Header"/>
      <w:jc w:val="right"/>
      <w:rPr>
        <w:lang w:val="en-US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6555E">
      <w:rPr>
        <w:rStyle w:val="PageNumber"/>
        <w:noProof/>
      </w:rPr>
      <w:t>45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C13FF"/>
    <w:multiLevelType w:val="hybridMultilevel"/>
    <w:tmpl w:val="CF7C4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77A0D"/>
    <w:multiLevelType w:val="multilevel"/>
    <w:tmpl w:val="49CA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47D1"/>
    <w:multiLevelType w:val="hybridMultilevel"/>
    <w:tmpl w:val="A552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66056"/>
    <w:multiLevelType w:val="hybridMultilevel"/>
    <w:tmpl w:val="3022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E73A6"/>
    <w:multiLevelType w:val="hybridMultilevel"/>
    <w:tmpl w:val="126CF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F49EC"/>
    <w:multiLevelType w:val="hybridMultilevel"/>
    <w:tmpl w:val="3E5A7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14759"/>
    <w:multiLevelType w:val="hybridMultilevel"/>
    <w:tmpl w:val="D2D86A6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7" w15:restartNumberingAfterBreak="0">
    <w:nsid w:val="2560027D"/>
    <w:multiLevelType w:val="hybridMultilevel"/>
    <w:tmpl w:val="D4BCB88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A6404BA"/>
    <w:multiLevelType w:val="hybridMultilevel"/>
    <w:tmpl w:val="14903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1B303D"/>
    <w:multiLevelType w:val="hybridMultilevel"/>
    <w:tmpl w:val="A2A0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705FE7"/>
    <w:multiLevelType w:val="hybridMultilevel"/>
    <w:tmpl w:val="9C807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A26E6"/>
    <w:multiLevelType w:val="hybridMultilevel"/>
    <w:tmpl w:val="F25EC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11930"/>
    <w:multiLevelType w:val="hybridMultilevel"/>
    <w:tmpl w:val="DD78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7C05D0"/>
    <w:multiLevelType w:val="hybridMultilevel"/>
    <w:tmpl w:val="56542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D3844"/>
    <w:multiLevelType w:val="hybridMultilevel"/>
    <w:tmpl w:val="952E6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340A3"/>
    <w:multiLevelType w:val="hybridMultilevel"/>
    <w:tmpl w:val="C50CD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82347"/>
    <w:multiLevelType w:val="hybridMultilevel"/>
    <w:tmpl w:val="4CF48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73D29"/>
    <w:multiLevelType w:val="hybridMultilevel"/>
    <w:tmpl w:val="06006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B76F2"/>
    <w:multiLevelType w:val="hybridMultilevel"/>
    <w:tmpl w:val="C0621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69528F"/>
    <w:multiLevelType w:val="hybridMultilevel"/>
    <w:tmpl w:val="FC18E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720605"/>
    <w:multiLevelType w:val="hybridMultilevel"/>
    <w:tmpl w:val="2C0E9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C72B38"/>
    <w:multiLevelType w:val="hybridMultilevel"/>
    <w:tmpl w:val="9A2CF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A6C63"/>
    <w:multiLevelType w:val="multilevel"/>
    <w:tmpl w:val="B12A1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6"/>
  </w:num>
  <w:num w:numId="4">
    <w:abstractNumId w:val="4"/>
  </w:num>
  <w:num w:numId="5">
    <w:abstractNumId w:val="17"/>
  </w:num>
  <w:num w:numId="6">
    <w:abstractNumId w:val="21"/>
  </w:num>
  <w:num w:numId="7">
    <w:abstractNumId w:val="2"/>
  </w:num>
  <w:num w:numId="8">
    <w:abstractNumId w:val="18"/>
  </w:num>
  <w:num w:numId="9">
    <w:abstractNumId w:val="10"/>
  </w:num>
  <w:num w:numId="10">
    <w:abstractNumId w:val="0"/>
  </w:num>
  <w:num w:numId="11">
    <w:abstractNumId w:val="3"/>
  </w:num>
  <w:num w:numId="12">
    <w:abstractNumId w:val="20"/>
  </w:num>
  <w:num w:numId="13">
    <w:abstractNumId w:val="15"/>
  </w:num>
  <w:num w:numId="14">
    <w:abstractNumId w:val="13"/>
  </w:num>
  <w:num w:numId="15">
    <w:abstractNumId w:val="8"/>
  </w:num>
  <w:num w:numId="16">
    <w:abstractNumId w:val="19"/>
  </w:num>
  <w:num w:numId="17">
    <w:abstractNumId w:val="16"/>
  </w:num>
  <w:num w:numId="18">
    <w:abstractNumId w:val="11"/>
  </w:num>
  <w:num w:numId="19">
    <w:abstractNumId w:val="14"/>
  </w:num>
  <w:num w:numId="20">
    <w:abstractNumId w:val="5"/>
  </w:num>
  <w:num w:numId="21">
    <w:abstractNumId w:val="9"/>
  </w:num>
  <w:num w:numId="22">
    <w:abstractNumId w:val="7"/>
  </w:num>
  <w:num w:numId="23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3B3"/>
    <w:rsid w:val="00003F33"/>
    <w:rsid w:val="000204A7"/>
    <w:rsid w:val="000279B5"/>
    <w:rsid w:val="000300AB"/>
    <w:rsid w:val="0003126B"/>
    <w:rsid w:val="00043D2C"/>
    <w:rsid w:val="0004660C"/>
    <w:rsid w:val="000612EE"/>
    <w:rsid w:val="00063F1E"/>
    <w:rsid w:val="0006633A"/>
    <w:rsid w:val="00066D90"/>
    <w:rsid w:val="00067967"/>
    <w:rsid w:val="000742AC"/>
    <w:rsid w:val="00077FF0"/>
    <w:rsid w:val="00094748"/>
    <w:rsid w:val="00096914"/>
    <w:rsid w:val="000969D9"/>
    <w:rsid w:val="000A7C7C"/>
    <w:rsid w:val="000B37D9"/>
    <w:rsid w:val="000D4C4E"/>
    <w:rsid w:val="000E1FE8"/>
    <w:rsid w:val="000E3D89"/>
    <w:rsid w:val="000E7EF1"/>
    <w:rsid w:val="000F2FFA"/>
    <w:rsid w:val="000F7852"/>
    <w:rsid w:val="00111408"/>
    <w:rsid w:val="00120550"/>
    <w:rsid w:val="00130C43"/>
    <w:rsid w:val="00137DA2"/>
    <w:rsid w:val="00147FCF"/>
    <w:rsid w:val="00150AD8"/>
    <w:rsid w:val="001621DA"/>
    <w:rsid w:val="00163F7C"/>
    <w:rsid w:val="00170157"/>
    <w:rsid w:val="001A5E7D"/>
    <w:rsid w:val="001B096A"/>
    <w:rsid w:val="001E40DF"/>
    <w:rsid w:val="001E4565"/>
    <w:rsid w:val="001F3450"/>
    <w:rsid w:val="0020295A"/>
    <w:rsid w:val="00203009"/>
    <w:rsid w:val="0021024E"/>
    <w:rsid w:val="0021414E"/>
    <w:rsid w:val="0022002E"/>
    <w:rsid w:val="0022177C"/>
    <w:rsid w:val="00232E34"/>
    <w:rsid w:val="0023556D"/>
    <w:rsid w:val="00236D49"/>
    <w:rsid w:val="00264550"/>
    <w:rsid w:val="002960C1"/>
    <w:rsid w:val="002A2396"/>
    <w:rsid w:val="002A2B84"/>
    <w:rsid w:val="002A73C9"/>
    <w:rsid w:val="002D2F32"/>
    <w:rsid w:val="002D2FE8"/>
    <w:rsid w:val="002D5CC2"/>
    <w:rsid w:val="002F046F"/>
    <w:rsid w:val="002F537F"/>
    <w:rsid w:val="002F59E2"/>
    <w:rsid w:val="00305954"/>
    <w:rsid w:val="003147CF"/>
    <w:rsid w:val="003251C7"/>
    <w:rsid w:val="00342021"/>
    <w:rsid w:val="00344D7F"/>
    <w:rsid w:val="00350D6E"/>
    <w:rsid w:val="00354FA5"/>
    <w:rsid w:val="00360A9D"/>
    <w:rsid w:val="00366804"/>
    <w:rsid w:val="00367F76"/>
    <w:rsid w:val="003730B1"/>
    <w:rsid w:val="003809A4"/>
    <w:rsid w:val="003827ED"/>
    <w:rsid w:val="003836D5"/>
    <w:rsid w:val="00394D41"/>
    <w:rsid w:val="003A036C"/>
    <w:rsid w:val="003C64AA"/>
    <w:rsid w:val="003C7276"/>
    <w:rsid w:val="003E0F2B"/>
    <w:rsid w:val="003E0FB6"/>
    <w:rsid w:val="003F0378"/>
    <w:rsid w:val="0040127E"/>
    <w:rsid w:val="00417E7B"/>
    <w:rsid w:val="0042340B"/>
    <w:rsid w:val="004362FC"/>
    <w:rsid w:val="00437F62"/>
    <w:rsid w:val="00442308"/>
    <w:rsid w:val="00447C96"/>
    <w:rsid w:val="00453CE9"/>
    <w:rsid w:val="004625BF"/>
    <w:rsid w:val="00464CE5"/>
    <w:rsid w:val="00467109"/>
    <w:rsid w:val="0048392A"/>
    <w:rsid w:val="00487D1F"/>
    <w:rsid w:val="004A49CE"/>
    <w:rsid w:val="004A7696"/>
    <w:rsid w:val="004B4301"/>
    <w:rsid w:val="004B54F3"/>
    <w:rsid w:val="004C499B"/>
    <w:rsid w:val="004D4177"/>
    <w:rsid w:val="004E110B"/>
    <w:rsid w:val="004E37B1"/>
    <w:rsid w:val="004E6D68"/>
    <w:rsid w:val="004F3DA0"/>
    <w:rsid w:val="0050184F"/>
    <w:rsid w:val="0050524A"/>
    <w:rsid w:val="005463ED"/>
    <w:rsid w:val="00555B1F"/>
    <w:rsid w:val="005601B5"/>
    <w:rsid w:val="00561933"/>
    <w:rsid w:val="00564D35"/>
    <w:rsid w:val="00566A71"/>
    <w:rsid w:val="00566E98"/>
    <w:rsid w:val="00587E37"/>
    <w:rsid w:val="005C6826"/>
    <w:rsid w:val="005D20EB"/>
    <w:rsid w:val="005E3DDD"/>
    <w:rsid w:val="005E514D"/>
    <w:rsid w:val="005E5316"/>
    <w:rsid w:val="005E6BB2"/>
    <w:rsid w:val="005F2A0B"/>
    <w:rsid w:val="005F2F7D"/>
    <w:rsid w:val="005F56BC"/>
    <w:rsid w:val="00633DB8"/>
    <w:rsid w:val="00636944"/>
    <w:rsid w:val="00657E09"/>
    <w:rsid w:val="00664968"/>
    <w:rsid w:val="00673EC0"/>
    <w:rsid w:val="00685E61"/>
    <w:rsid w:val="00697E7C"/>
    <w:rsid w:val="006A17B5"/>
    <w:rsid w:val="006A3935"/>
    <w:rsid w:val="006B1C7C"/>
    <w:rsid w:val="006C444B"/>
    <w:rsid w:val="006D22B6"/>
    <w:rsid w:val="006D3FB1"/>
    <w:rsid w:val="006D71EF"/>
    <w:rsid w:val="006E0BA1"/>
    <w:rsid w:val="006F185C"/>
    <w:rsid w:val="007001B1"/>
    <w:rsid w:val="00713ABF"/>
    <w:rsid w:val="007146F6"/>
    <w:rsid w:val="0072112E"/>
    <w:rsid w:val="007243A8"/>
    <w:rsid w:val="00730911"/>
    <w:rsid w:val="00741C1C"/>
    <w:rsid w:val="00743A48"/>
    <w:rsid w:val="007721C8"/>
    <w:rsid w:val="00776510"/>
    <w:rsid w:val="007A1D26"/>
    <w:rsid w:val="007A235D"/>
    <w:rsid w:val="007A6E0D"/>
    <w:rsid w:val="007B41E8"/>
    <w:rsid w:val="007D2D89"/>
    <w:rsid w:val="007D3E0F"/>
    <w:rsid w:val="007D7E9E"/>
    <w:rsid w:val="007E2E15"/>
    <w:rsid w:val="0080732B"/>
    <w:rsid w:val="00815D2B"/>
    <w:rsid w:val="00824409"/>
    <w:rsid w:val="00834AF5"/>
    <w:rsid w:val="00834B8E"/>
    <w:rsid w:val="00842058"/>
    <w:rsid w:val="00845D7F"/>
    <w:rsid w:val="00851E46"/>
    <w:rsid w:val="0085443E"/>
    <w:rsid w:val="00856602"/>
    <w:rsid w:val="008710ED"/>
    <w:rsid w:val="008756B1"/>
    <w:rsid w:val="008843E1"/>
    <w:rsid w:val="00885001"/>
    <w:rsid w:val="00886B63"/>
    <w:rsid w:val="00891DF7"/>
    <w:rsid w:val="008A6759"/>
    <w:rsid w:val="008C2860"/>
    <w:rsid w:val="008E138A"/>
    <w:rsid w:val="00906935"/>
    <w:rsid w:val="00913C35"/>
    <w:rsid w:val="00927E1D"/>
    <w:rsid w:val="00936F51"/>
    <w:rsid w:val="0094107E"/>
    <w:rsid w:val="0094398A"/>
    <w:rsid w:val="0095114F"/>
    <w:rsid w:val="0095541C"/>
    <w:rsid w:val="009634D7"/>
    <w:rsid w:val="00983162"/>
    <w:rsid w:val="00983234"/>
    <w:rsid w:val="0098489A"/>
    <w:rsid w:val="00987664"/>
    <w:rsid w:val="009C1A25"/>
    <w:rsid w:val="009D1FEC"/>
    <w:rsid w:val="009D5E70"/>
    <w:rsid w:val="009E3441"/>
    <w:rsid w:val="009E678D"/>
    <w:rsid w:val="00A048A5"/>
    <w:rsid w:val="00A1539D"/>
    <w:rsid w:val="00A46F62"/>
    <w:rsid w:val="00A4779B"/>
    <w:rsid w:val="00A47E76"/>
    <w:rsid w:val="00A5299C"/>
    <w:rsid w:val="00A62670"/>
    <w:rsid w:val="00A669A8"/>
    <w:rsid w:val="00A73C8F"/>
    <w:rsid w:val="00A74C65"/>
    <w:rsid w:val="00A80709"/>
    <w:rsid w:val="00A808B9"/>
    <w:rsid w:val="00A94748"/>
    <w:rsid w:val="00A94824"/>
    <w:rsid w:val="00A954FE"/>
    <w:rsid w:val="00A95EBF"/>
    <w:rsid w:val="00AA3B3A"/>
    <w:rsid w:val="00AA5C4D"/>
    <w:rsid w:val="00AB4658"/>
    <w:rsid w:val="00AC3AE9"/>
    <w:rsid w:val="00AD77F0"/>
    <w:rsid w:val="00AE17BF"/>
    <w:rsid w:val="00AF3E34"/>
    <w:rsid w:val="00AF6A91"/>
    <w:rsid w:val="00B0273D"/>
    <w:rsid w:val="00B11334"/>
    <w:rsid w:val="00B3066D"/>
    <w:rsid w:val="00B31292"/>
    <w:rsid w:val="00B3408A"/>
    <w:rsid w:val="00B51794"/>
    <w:rsid w:val="00B5649C"/>
    <w:rsid w:val="00B631B6"/>
    <w:rsid w:val="00B6555E"/>
    <w:rsid w:val="00B7097A"/>
    <w:rsid w:val="00B719E1"/>
    <w:rsid w:val="00B7294C"/>
    <w:rsid w:val="00B82D2A"/>
    <w:rsid w:val="00B8559E"/>
    <w:rsid w:val="00B931B6"/>
    <w:rsid w:val="00BA3613"/>
    <w:rsid w:val="00BC2DE3"/>
    <w:rsid w:val="00BC62B0"/>
    <w:rsid w:val="00BD1EF1"/>
    <w:rsid w:val="00BD542F"/>
    <w:rsid w:val="00BD7ABD"/>
    <w:rsid w:val="00BE68E3"/>
    <w:rsid w:val="00C06530"/>
    <w:rsid w:val="00C1074D"/>
    <w:rsid w:val="00C16171"/>
    <w:rsid w:val="00C246C7"/>
    <w:rsid w:val="00C33226"/>
    <w:rsid w:val="00C340DB"/>
    <w:rsid w:val="00C34E4C"/>
    <w:rsid w:val="00C36B48"/>
    <w:rsid w:val="00C51FC9"/>
    <w:rsid w:val="00C537F1"/>
    <w:rsid w:val="00C55D04"/>
    <w:rsid w:val="00C622EE"/>
    <w:rsid w:val="00C81FD1"/>
    <w:rsid w:val="00C84616"/>
    <w:rsid w:val="00C90687"/>
    <w:rsid w:val="00CB16A3"/>
    <w:rsid w:val="00CB699E"/>
    <w:rsid w:val="00CC293B"/>
    <w:rsid w:val="00CE6B91"/>
    <w:rsid w:val="00D031F1"/>
    <w:rsid w:val="00D04530"/>
    <w:rsid w:val="00D11C82"/>
    <w:rsid w:val="00D22015"/>
    <w:rsid w:val="00D33485"/>
    <w:rsid w:val="00D50CFA"/>
    <w:rsid w:val="00D61FC4"/>
    <w:rsid w:val="00D84977"/>
    <w:rsid w:val="00DA033C"/>
    <w:rsid w:val="00DA2186"/>
    <w:rsid w:val="00DA2B99"/>
    <w:rsid w:val="00DA2DF5"/>
    <w:rsid w:val="00DB48E5"/>
    <w:rsid w:val="00DB60DB"/>
    <w:rsid w:val="00DC04C7"/>
    <w:rsid w:val="00DC7397"/>
    <w:rsid w:val="00DC7750"/>
    <w:rsid w:val="00DD658B"/>
    <w:rsid w:val="00DF4B61"/>
    <w:rsid w:val="00DF65B2"/>
    <w:rsid w:val="00E01313"/>
    <w:rsid w:val="00E12111"/>
    <w:rsid w:val="00E1358E"/>
    <w:rsid w:val="00E2540B"/>
    <w:rsid w:val="00E27F83"/>
    <w:rsid w:val="00E31B19"/>
    <w:rsid w:val="00E34A1E"/>
    <w:rsid w:val="00E43155"/>
    <w:rsid w:val="00E4710B"/>
    <w:rsid w:val="00E54E53"/>
    <w:rsid w:val="00E552B6"/>
    <w:rsid w:val="00E617FE"/>
    <w:rsid w:val="00E63F42"/>
    <w:rsid w:val="00E801E8"/>
    <w:rsid w:val="00E813B3"/>
    <w:rsid w:val="00E86490"/>
    <w:rsid w:val="00E924B1"/>
    <w:rsid w:val="00EA11E0"/>
    <w:rsid w:val="00EA6637"/>
    <w:rsid w:val="00EE6349"/>
    <w:rsid w:val="00EF103C"/>
    <w:rsid w:val="00EF7820"/>
    <w:rsid w:val="00F31752"/>
    <w:rsid w:val="00F32AE6"/>
    <w:rsid w:val="00F35A10"/>
    <w:rsid w:val="00F36373"/>
    <w:rsid w:val="00F40FBC"/>
    <w:rsid w:val="00F54BF6"/>
    <w:rsid w:val="00F56E32"/>
    <w:rsid w:val="00F70A53"/>
    <w:rsid w:val="00F72DE3"/>
    <w:rsid w:val="00F74597"/>
    <w:rsid w:val="00F87C39"/>
    <w:rsid w:val="00F914A6"/>
    <w:rsid w:val="00FA1A4F"/>
    <w:rsid w:val="00FB24B1"/>
    <w:rsid w:val="00FB3F36"/>
    <w:rsid w:val="00FB7C14"/>
    <w:rsid w:val="00FC208A"/>
    <w:rsid w:val="00FD6D07"/>
    <w:rsid w:val="00FE70CD"/>
    <w:rsid w:val="00FE7F9B"/>
    <w:rsid w:val="00FF5CED"/>
    <w:rsid w:val="06B7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DD424"/>
  <w15:chartTrackingRefBased/>
  <w15:docId w15:val="{44FE288A-61A0-414E-8C2D-6A075A272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iCs/>
      <w:sz w:val="28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8"/>
      <w:szCs w:val="20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A2DF5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firstLine="720"/>
      <w:jc w:val="both"/>
    </w:pPr>
    <w:rPr>
      <w:noProof/>
      <w:sz w:val="28"/>
      <w:szCs w:val="20"/>
    </w:rPr>
  </w:style>
  <w:style w:type="paragraph" w:styleId="TOC1">
    <w:name w:val="toc 1"/>
    <w:basedOn w:val="Normal"/>
    <w:next w:val="Normal"/>
    <w:autoRedefine/>
    <w:uiPriority w:val="39"/>
    <w:rPr>
      <w:szCs w:val="20"/>
    </w:rPr>
  </w:style>
  <w:style w:type="paragraph" w:styleId="TOC2">
    <w:name w:val="toc 2"/>
    <w:basedOn w:val="Normal"/>
    <w:next w:val="Normal"/>
    <w:autoRedefine/>
    <w:uiPriority w:val="39"/>
    <w:pPr>
      <w:ind w:left="240"/>
    </w:pPr>
    <w:rPr>
      <w:szCs w:val="20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677"/>
        <w:tab w:val="right" w:pos="9355"/>
      </w:tabs>
    </w:pPr>
    <w:rPr>
      <w:szCs w:val="20"/>
    </w:rPr>
  </w:style>
  <w:style w:type="paragraph" w:styleId="Footer">
    <w:name w:val="footer"/>
    <w:basedOn w:val="Normal"/>
    <w:rsid w:val="0094107E"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rsid w:val="00913C35"/>
    <w:pPr>
      <w:spacing w:after="120"/>
    </w:pPr>
  </w:style>
  <w:style w:type="paragraph" w:styleId="TOCHeading">
    <w:name w:val="TOC Heading"/>
    <w:basedOn w:val="Heading1"/>
    <w:next w:val="Normal"/>
    <w:uiPriority w:val="39"/>
    <w:unhideWhenUsed/>
    <w:qFormat/>
    <w:rsid w:val="002F59E2"/>
    <w:pPr>
      <w:keepLines/>
      <w:spacing w:before="240" w:line="259" w:lineRule="auto"/>
      <w:jc w:val="left"/>
      <w:outlineLvl w:val="9"/>
    </w:pPr>
    <w:rPr>
      <w:rFonts w:ascii="Calibri Light" w:hAnsi="Calibri Light"/>
      <w:b w:val="0"/>
      <w:iCs w:val="0"/>
      <w:color w:val="2E74B5"/>
      <w:sz w:val="32"/>
      <w:szCs w:val="32"/>
      <w:lang w:val="en-US" w:eastAsia="en-US"/>
    </w:rPr>
  </w:style>
  <w:style w:type="character" w:styleId="Hyperlink">
    <w:name w:val="Hyperlink"/>
    <w:uiPriority w:val="99"/>
    <w:unhideWhenUsed/>
    <w:rsid w:val="002F59E2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673EC0"/>
    <w:pPr>
      <w:spacing w:before="100" w:beforeAutospacing="1" w:after="100" w:afterAutospacing="1"/>
    </w:pPr>
  </w:style>
  <w:style w:type="character" w:customStyle="1" w:styleId="mwe-math-mathml-inline">
    <w:name w:val="mwe-math-mathml-inline"/>
    <w:rsid w:val="00673EC0"/>
  </w:style>
  <w:style w:type="character" w:styleId="Emphasis">
    <w:name w:val="Emphasis"/>
    <w:qFormat/>
    <w:rsid w:val="00FB3F36"/>
    <w:rPr>
      <w:i/>
      <w:iCs/>
    </w:rPr>
  </w:style>
  <w:style w:type="character" w:styleId="Strong">
    <w:name w:val="Strong"/>
    <w:qFormat/>
    <w:rsid w:val="00FB3F36"/>
    <w:rPr>
      <w:b/>
      <w:bCs/>
    </w:rPr>
  </w:style>
  <w:style w:type="paragraph" w:styleId="ListParagraph">
    <w:name w:val="List Paragraph"/>
    <w:basedOn w:val="Normal"/>
    <w:uiPriority w:val="34"/>
    <w:qFormat/>
    <w:rsid w:val="000B37D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">
    <w:name w:val="Без интервала1"/>
    <w:uiPriority w:val="99"/>
    <w:rsid w:val="000B37D9"/>
    <w:rPr>
      <w:sz w:val="22"/>
      <w:szCs w:val="22"/>
      <w:lang w:val="ru-RU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300AB"/>
    <w:pPr>
      <w:spacing w:after="100" w:line="259" w:lineRule="auto"/>
      <w:ind w:left="440"/>
    </w:pPr>
    <w:rPr>
      <w:rFonts w:ascii="Calibri" w:hAnsi="Calibri"/>
      <w:sz w:val="22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0300AB"/>
    <w:pPr>
      <w:spacing w:after="100" w:line="259" w:lineRule="auto"/>
      <w:ind w:left="660"/>
    </w:pPr>
    <w:rPr>
      <w:rFonts w:ascii="Calibri" w:hAnsi="Calibri"/>
      <w:sz w:val="22"/>
      <w:szCs w:val="22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0300AB"/>
    <w:pPr>
      <w:spacing w:after="100" w:line="259" w:lineRule="auto"/>
      <w:ind w:left="880"/>
    </w:pPr>
    <w:rPr>
      <w:rFonts w:ascii="Calibri" w:hAnsi="Calibri"/>
      <w:sz w:val="22"/>
      <w:szCs w:val="22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0300AB"/>
    <w:pPr>
      <w:spacing w:after="100" w:line="259" w:lineRule="auto"/>
      <w:ind w:left="1100"/>
    </w:pPr>
    <w:rPr>
      <w:rFonts w:ascii="Calibri" w:hAnsi="Calibri"/>
      <w:sz w:val="22"/>
      <w:szCs w:val="22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0300AB"/>
    <w:pPr>
      <w:spacing w:after="100" w:line="259" w:lineRule="auto"/>
      <w:ind w:left="1320"/>
    </w:pPr>
    <w:rPr>
      <w:rFonts w:ascii="Calibri" w:hAnsi="Calibri"/>
      <w:sz w:val="22"/>
      <w:szCs w:val="22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0300AB"/>
    <w:pPr>
      <w:spacing w:after="100" w:line="259" w:lineRule="auto"/>
      <w:ind w:left="1540"/>
    </w:pPr>
    <w:rPr>
      <w:rFonts w:ascii="Calibri" w:hAnsi="Calibri"/>
      <w:sz w:val="22"/>
      <w:szCs w:val="22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0300AB"/>
    <w:pPr>
      <w:spacing w:after="100" w:line="259" w:lineRule="auto"/>
      <w:ind w:left="1760"/>
    </w:pPr>
    <w:rPr>
      <w:rFonts w:ascii="Calibri" w:hAnsi="Calibr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C1A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9C1A25"/>
    <w:rPr>
      <w:rFonts w:ascii="Courier New" w:hAnsi="Courier New" w:cs="Courier New"/>
    </w:rPr>
  </w:style>
  <w:style w:type="character" w:customStyle="1" w:styleId="Heading3Char">
    <w:name w:val="Heading 3 Char"/>
    <w:link w:val="Heading3"/>
    <w:semiHidden/>
    <w:rsid w:val="00DA2DF5"/>
    <w:rPr>
      <w:rFonts w:ascii="Calibri Light" w:eastAsia="Times New Roman" w:hAnsi="Calibri Light" w:cs="Times New Roman"/>
      <w:b/>
      <w:bCs/>
      <w:sz w:val="26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7E584-4B02-41BF-ABF0-E3CA0BC35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7855</Words>
  <Characters>44777</Characters>
  <Application>Microsoft Office Word</Application>
  <DocSecurity>0</DocSecurity>
  <Lines>373</Lines>
  <Paragraphs>105</Paragraphs>
  <ScaleCrop>false</ScaleCrop>
  <Company>BNTU</Company>
  <LinksUpToDate>false</LinksUpToDate>
  <CharactersWithSpaces>52527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РЕСПУБЛИКИ БЕЛАРУСЬ</dc:title>
  <dc:subject/>
  <dc:creator>Deminihator</dc:creator>
  <cp:keywords/>
  <dc:description/>
  <cp:lastModifiedBy>Ivan Varabei</cp:lastModifiedBy>
  <cp:revision>87</cp:revision>
  <dcterms:created xsi:type="dcterms:W3CDTF">2020-12-17T18:56:00Z</dcterms:created>
  <dcterms:modified xsi:type="dcterms:W3CDTF">2020-12-17T19:05:00Z</dcterms:modified>
</cp:coreProperties>
</file>